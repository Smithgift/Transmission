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I’ve gotten burned out on AWoGaF. I’ve been writing it since June 22, 2024, and I just don’t have the energy to keep going. I had been in denial, but when I prayed in Adoration, I just felt God gently tell me I was burned out. So for the moment, here’s a new project.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don’t know when I’ll get back to AWoGaF, and I realize I left at an awkward time, but it is what it is. Until then, here’s a different project.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have a bunch of ideas for it but not much written. I don’t have a blurb. I don’t even have a name yet. It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is</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LitRPG, but beyond that, I don’t know. Discovery!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People you should know:</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Algol: Our hero, an ordinary Worker Transmitted to another world.</w:t>
        <w:br w:type="textWrapping"/>
        <w:t xml:space="preserve">Stella Cobol: James’s forbidden Thinker girlfriend who, last he heard, was also going to be transmitted.</w:t>
        <w:br w:type="textWrapping"/>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Dragon Trogdolyte Tribe: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Drake: a Salamander and party leader.</w:t>
        <w:br w:type="textWrapping"/>
        <w:t xml:space="preserve">Kate: A Thinker with Drake’s party.</w:t>
        <w:br w:type="textWrapping"/>
        <w:t xml:space="preserve">Gus: A large and thoughtful worker in Drake’s party.</w:t>
        <w:br w:type="textWrapping"/>
        <w:t xml:space="preserve">Boris: the quartermaster of the Dragon Trog Tribe.</w:t>
        <w:br w:type="textWrapping"/>
        <w:t xml:space="preserve">Peter: A party leader.</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story so far: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 James is tried for the grievous sin of slapping a Perfect in the face, after the Perfect had attempted to take Stella. He is sentenced to Transmission.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2: We learn more about the world. Stella tells James that she’ll be Transmitted, too, but she learned something about the Destination. There are eight worlds to climb, but death sends you back to a random place on the first one. There’s also some strange system there, one that makes no sense. Also, the Perfects know something about the Destination that Stella can’t put into words.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world is enormous, filled with millions of people. The two agree to meet up in the second world, so they can find each other.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3: James heads to the Transmission center, where, strangely, the doctor rubs a very expensive nanobiotic healing solution on his arm. He attempts to escape, but they successfully Transmit him.</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4: James is Transmitted to a mysterious cave, where he discovers the world comes with no tutorial, and the interface is in a language he doesn’t recognize. A terrifying giant enemy crab appears and kills him immediately.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5: James respawns, and continues to explore the strange system. He discovers how to work his inventory, and realizes he might be able to craft a spear. After a battle with a snake, he discovers wounds don’t draw blood, but simply turn the injured body part red. In the process of exploring further creepy stuff, he is summarily murdered by a troll.</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6: After endless respawns, James considers giving up, but remembers Stella in a flashback. He experiments with crafting but finds he is not very good at it. But his improvised knife allows him to fill his “experience” meter in a battle with a snake, before he falls unconscious.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7: James wakes up to find he had died again, and lost everything. James is found by Drake and his party, who take him to the Dragon Trog Tribe. James learns he is a “newt”, or Newly Transmitted, and this world is known as the Underneath.</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8: James meets Boris, the quartermaster, and gets all sorts of rad gear as a member, although he is told that it’s on credit. He learns that the humans of the Underneath have formed more or less three groups: the nomadic Trog Tribes, who wander the Underneath, the Holds that stay in place and the Wayfarers, small parties that travel from Hold to Hold.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also learns that what he wrongly believed to be an experience meter is actually a wound meter.</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9: James puts on the very strange clothing that seems to make no sense. He hangs out with Drake’s party, who tell him what they know of the system screens. One finger accesses a screen that allows enchantment, which sometimes causes curses instead. But the thumb-trees have no explanation, and theories abound about how to make them grow or shrink. However, they are the one thing that carries between death-resets.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10: James can’t join Drake’s epic party of Salamanders, because he’s still a newt. He heads over to training, where he meets some other newts and a Transmitted Watcher training them, who warns him that the only thing that matters is survival. The Tribe slowly marches through the tunnel in search of untouched caves to exploit, when a band of trolls attack and kill another newt.</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Chapter 11: The Salamanders of Drake’s party are unmoved by the death. James go</w:t>
      </w:r>
      <w:ins w:author="Corinna Turner" w:id="0" w:date="2026-05-23T13:50:35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es</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on an adventure with a party, where they kill some monsters and eventually find a room. These rooms either have a door trap, a room curse, or both. They also have a monster. After charging inside (and James accidentally setting off a room curse) they get some phat loot, including a sword and a scroll for James.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scrolls are one-use magic spells, but Boris tells him this the scroll is merely “reduce hunger,” a common scroll that’s more or less just an easy-to-carry meal. He still gets credit for it, and keeps his cool new sword.</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RETCON ALERT: </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“Salamander” is now a somewhat undefined term for an elite, with use varying between groups, but is generally a term of honor.</w:t>
      </w:r>
      <w:r w:rsidDel="00000000" w:rsidR="00000000" w:rsidRPr="00000000">
        <w:rPr>
          <w:rtl w:val="0"/>
        </w:rPr>
      </w:r>
    </w:p>
    <w:bookmarkStart w:colFirst="0" w:colLast="0" w:name="6beqvg3pixjc" w:id="0"/>
    <w:bookmarkEnd w:id="0"/>
    <w:p w:rsidR="00000000" w:rsidDel="00000000" w:rsidP="00000000" w:rsidRDefault="00000000" w:rsidRPr="00000000" w14:paraId="00000018">
      <w:pPr>
        <w:pStyle w:val="Heading2"/>
        <w:rPr/>
      </w:pPr>
      <w:r w:rsidDel="00000000" w:rsidR="00000000" w:rsidRPr="00000000">
        <w:rPr>
          <w:rtl w:val="0"/>
        </w:rPr>
        <w:t xml:space="preserve">Trade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learned a lot in three months, though there was still more he didn’t know. He knew, for example, that the stars on the enchantment screen slowly changed, such that with some effort you could sort of measure months. He knew the general outline of possible room curses, although he was told some were very rare. And he could sort of read the stats on his stats screen.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they meant, no one quite knew and was a favorite topic at campfires. But some genius from a higher world had discovered—or so the story went—that they were written in a form of base 8, and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that</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at least seemed true.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admired his own screen. He had sort of gotten used to the strange pictographs, too, even if people argued what they meant. But a standard existed.</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Strength A: 16+2</w:t>
        <w:br w:type="textWrapping"/>
        <w:t xml:space="preserve">Strength B: 8+7</w:t>
        <w:br w:type="textWrapping"/>
        <w:t xml:space="preserve">Magic: 0</w:t>
        <w:br w:type="textWrapping"/>
        <w:t xml:space="preserve">Speed: 8+6</w:t>
        <w:br w:type="textWrapping"/>
        <w:t xml:space="preserve">Trickery: 4</w:t>
        <w:br w:type="textWrapping"/>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480" w:right="48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Magic use: 0%</w:t>
        <w:br w:type="textWrapping"/>
        <w:t xml:space="preserve">Wounds: 0%</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first two general stats seemed to do with strength and were exercised by lifting heavy weights or fighting. No one knew which did which—or rather, everyone did, but no one agreed. James personally thought Strength B seemed </w:t>
      </w:r>
      <w:ins w:author="Corinna Turner" w:id="1" w:date="2026-05-23T13:58:51Z">
        <w:r w:rsidDel="00000000" w:rsidR="00000000" w:rsidRPr="00000000">
          <w:rPr>
            <w:rtl w:val="0"/>
            <w:rPrChange w:author="Corinna Turner" w:id="2" w:date="2026-05-23T13:58:51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to be more</w:t>
        </w:r>
      </w:ins>
      <w:del w:author="Corinna Turner" w:id="1" w:date="2026-05-23T13:58:51Z">
        <w:r w:rsidDel="00000000" w:rsidR="00000000" w:rsidRPr="00000000">
          <w:rPr>
            <w:rtl w:val="0"/>
            <w:rPrChange w:author="Corinna Turner" w:id="2" w:date="2026-05-23T13:58:51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to more</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about endurance, but again, no one could agree.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middle stat almost never grew. Apparently it was exercised by using scrolls, but since scrolls were expensive, no one ever grinded it except maybe the leaders of large Trog Tribes or the most elite Salamanders of Holds. Everyone assumed it somehow helped in using scrolls, but since no one ever had that many to burn, it wasn’t often tested.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fourth stat was universally agreed to be Speed, because it grew by running and it made you run faster. It also made the rest of your body a little swifter, which made it one of the major requirements to </w:t>
      </w:r>
      <w:commentRangeStart w:id="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w:t>
      </w:r>
      <w:commentRangeEnd w:id="0"/>
      <w:r w:rsidDel="00000000" w:rsidR="00000000" w:rsidRPr="00000000">
        <w:commentReference w:id="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 Salamander.</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fifth was again disputed, but no one </w:t>
      </w:r>
      <w:commentRangeStart w:id="1"/>
      <w:commentRangeStart w:id="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disputed</w:t>
      </w:r>
      <w:commentRangeEnd w:id="1"/>
      <w:r w:rsidDel="00000000" w:rsidR="00000000" w:rsidRPr="00000000">
        <w:commentReference w:id="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 made doors safer to ope</w:t>
      </w:r>
      <w:commentRangeEnd w:id="2"/>
      <w:r w:rsidDel="00000000" w:rsidR="00000000" w:rsidRPr="00000000">
        <w:commentReference w:id="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 Drake had told James it was called Trickery, and so that’s what James thought of it as. Unfortunately, you couldn’t really train it except by opening potentially trapped doors, and no one wanted to let some random person with low Trickery open a door when it could do anything from explode to teleport people around if the door trap went off.</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that there was any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skill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involved. If you opened a door and it was trapped, it went off, unless your Trickery saved you. Or maybe having a high Trickery meant doors you tried weren’t trapped, as James had heard it floated. But at least everyone agreed that it helped</w:t>
      </w:r>
      <w:commentRangeStart w:id="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Which didn’t help James, because he needed to get it up at least a digit (that was, over eight) to qualify stat-wise as a Salamander. He also needed experience—as in practical knowledge—and a certain minimum level of gear. The Dragon Trog Tribe was a stickler for this, though as far as James could tell there was no official definition of “Salamander.”</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it probably wouldn’t matter, soon enough. Word had been officially given that they were heading to the Blue Sunrise Hold for one last trade fair before marching to a nearby Labyrinth. At the fair, they’d sell everything they couldn’t use and buy anything that they might find useful. The Surface, several Trogs who had worldclimbed told him, </w:t>
      </w:r>
      <w:ins w:author="Corinna Turner" w:id="3" w:date="2026-05-23T14:03:39Z">
        <w:r w:rsidDel="00000000" w:rsidR="00000000" w:rsidRPr="00000000">
          <w:rPr>
            <w:rtl w:val="0"/>
            <w:rPrChange w:author="Corinna Turner" w:id="4" w:date="2026-05-23T14:03:39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possessed</w:t>
        </w:r>
      </w:ins>
      <w:del w:author="Corinna Turner" w:id="3" w:date="2026-05-23T14:03:39Z">
        <w:r w:rsidDel="00000000" w:rsidR="00000000" w:rsidRPr="00000000">
          <w:rPr>
            <w:rtl w:val="0"/>
            <w:rPrChange w:author="Corinna Turner" w:id="4" w:date="2026-05-23T14:03:39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posessed</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its own set of ores and other materials, making high-end Underneath equipment merely low-end Surface equipment.</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plan on sticking with the Dragon Trog Tribe once they got to the Surface—he had to either find or wait for Stella. But they didn’t ask, and he didn’t tell them. Some Trogs were going to stop off at the Hold and switch paths, because not everyone was a would-be worldclimber.</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couldn’t help but feel nervous. He had a lot to lose if the attack on the Labyrinth went wrong, or if they couldn’t defeat the Guardian in its central chamber. </w:t>
      </w:r>
      <w:commentRangeStart w:id="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if they broke through, all the survivors would climb to the Surface.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27">
      <w:pPr>
        <w:rPr/>
      </w:pPr>
      <w:r w:rsidDel="00000000" w:rsidR="00000000" w:rsidRPr="00000000">
        <w:rPr/>
        <mc:AlternateContent>
          <mc:Choice Requires="wpg">
            <w:drawing>
              <wp:inline distB="0" distT="0" distL="0" distR="0">
                <wp:extent cx="5953125" cy="28575"/>
                <wp:effectExtent b="0" l="0" r="0" t="0"/>
                <wp:docPr id="2" name=""/>
                <a:graphic>
                  <a:graphicData uri="http://schemas.microsoft.com/office/word/2010/wordprocessingShape">
                    <wps:wsp>
                      <wps:cNvSpPr/>
                      <wps:cNvPr id="3" name="Shape 3"/>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2"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wasn’t yet trusted enough to be a party leader, but he was trusted enough to be an escort of the goods caravan to the Hold. The rest of the Trog Tribe remained at camp, except for those who really did want to switch paths or knew someone who lived at the Hold.</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“You’re free to do whatever,” the party leader told James as they marched in formation around Boris and the crate-carrying newts</w:t>
      </w:r>
      <w:commentRangeStart w:id="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5"/>
      <w:r w:rsidDel="00000000" w:rsidR="00000000" w:rsidRPr="00000000">
        <w:commentReference w:id="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if you’re with a Hold girl, you better make sure she wants it and she doesn’t have someone else waiting for her, because if there’s drama, it falls on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our</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heads.”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“Understood,” James said. He didn’t plan on seeking anyone for any sort of ‘comfort,’ but he knew it had to be tempting for a Hold’s peasant and a lonely Trog. Some Trogs had claimed to be able to acquire an </w:t>
      </w:r>
      <w:commentRangeStart w:id="6"/>
      <w:commentRangeStart w:id="7"/>
      <w:commentRangeStart w:id="8"/>
      <w:commentRangeStart w:id="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entire if temporary harem</w:t>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but James thought it was about as likely as any other Trog tall tale.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travelled through larger and larger caverns, until they came to one that had a massive stone wall against one side. The convoy stopped, and someone blew a tune on a horn in a pattern.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 waited.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Another tune blew from a murderhole in the wall.</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“They’re letting us come close,” A Trog told James. “We don’t want to get them scared if we were to try to rush the walls.”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“They’re afraid of us?” James asked.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“Nah, more like it’s courtesy</w:t>
      </w:r>
      <w:commentRangeStart w:id="1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t>
      </w:r>
      <w:commentRangeEnd w:id="10"/>
      <w:r w:rsidDel="00000000" w:rsidR="00000000" w:rsidRPr="00000000">
        <w:commentReference w:id="1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hasn’t been a Trog-Hold war in years.”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felt a concern he couldn’t quite name</w:t>
      </w:r>
      <w:commentRangeStart w:id="1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large plaza of stone bricks had been built before the wall, with many benches and plenty of room </w:t>
      </w:r>
      <w:ins w:author="Corinna Turner" w:id="5" w:date="2026-05-23T14:09:18Z">
        <w:r w:rsidDel="00000000" w:rsidR="00000000" w:rsidRPr="00000000">
          <w:rPr>
            <w:rtl w:val="0"/>
            <w:rPrChange w:author="Corinna Turner" w:id="6" w:date="2026-05-23T14:09:1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to walk</w:t>
        </w:r>
      </w:ins>
      <w:del w:author="Corinna Turner" w:id="5" w:date="2026-05-23T14:09:18Z">
        <w:r w:rsidDel="00000000" w:rsidR="00000000" w:rsidRPr="00000000">
          <w:rPr>
            <w:rtl w:val="0"/>
            <w:rPrChange w:author="Corinna Turner" w:id="6" w:date="2026-05-23T14:09:18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of walk</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around or display goods. Hold soldiers soon arrived, escorting their own goods carriers. As Boris shook hands with who appeared to be his Hold counterparty, a bunch of peasants flooded out, barely armed. One woman rushed to a Trog, and they embraced passionately.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turned away. Maybe romance was too much to think about, considering he had no idea where Stella was.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James Algol? Is it really you?”</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whirled around.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“Tim Ruby?”</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There he was, the pudgy young Worker and fellow mechanic who had gotten Transmitted for missing his quota too many times. </w:t>
      </w:r>
      <w:commentRangeStart w:id="12"/>
      <w:commentRangeStart w:id="1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looked the kind of happy from perpetually contentment</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which admittedly James had always known him to be. But now, dressed in the strange clothing they had down there, he seemed happily a Holdsman.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slapped him on the back. “How’s it been?”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things have been fine,” Tim said. “The Hold has treated me really well these last couple years. You?”</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“Just got Transmitted some months ago,” James admitted. “But we’re heading up soon.”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 see,” Tim said, unsettled.</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know how to reassure him. “We’ve got so much to catch up on…”</w:t>
      </w:r>
    </w:p>
    <w:p w:rsidR="00000000" w:rsidDel="00000000" w:rsidP="00000000" w:rsidRDefault="00000000" w:rsidRPr="00000000" w14:paraId="0000003C">
      <w:pPr>
        <w:rPr/>
      </w:pPr>
      <w:r w:rsidDel="00000000" w:rsidR="00000000" w:rsidRPr="00000000">
        <w:rPr/>
        <mc:AlternateContent>
          <mc:Choice Requires="wpg">
            <w:drawing>
              <wp:inline distB="0" distT="0" distL="0" distR="0">
                <wp:extent cx="5953125" cy="28575"/>
                <wp:effectExtent b="0" l="0" r="0" t="0"/>
                <wp:docPr id="1" name=""/>
                <a:graphic>
                  <a:graphicData uri="http://schemas.microsoft.com/office/word/2010/wordprocessingShape">
                    <wps:wsp>
                      <wps:cNvSpPr/>
                      <wps:cNvPr id="2" name="Shape 2"/>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 hadn’t been kidding about being treated well. The Blue Sunrise Hold had quotas, yes, but as long as you did your share they didn’t begrudge you taking it easy. Most of the time, </w:t>
      </w:r>
      <w:commentRangeStart w:id="1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crops the Hold grew on their own</w:t>
      </w:r>
      <w:commentRangeEnd w:id="14"/>
      <w:r w:rsidDel="00000000" w:rsidR="00000000" w:rsidRPr="00000000">
        <w:commentReference w:id="1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there were neither weeds nor pests in the Underneath. There was plenty of other work to do for extra money, but Tim had opted out of it to just spend most of his time chatting with his many friends or playing in the Hold-wide chess league.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had been warned he couldn’t walk into a Hold with weapons and armor, so Tim was disappointed he couldn’t show James the new house </w:t>
      </w:r>
      <w:ins w:author="Naomi Neenan" w:id="7" w:date="2026-05-21T14:44:02Z">
        <w:r w:rsidDel="00000000" w:rsidR="00000000" w:rsidRPr="00000000">
          <w:rPr>
            <w:rtl w:val="0"/>
            <w:rPrChange w:author="Naomi Neenan" w:id="8" w:date="2026-05-21T14:44:0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he</w:t>
        </w:r>
      </w:ins>
      <w:del w:author="Naomi Neenan" w:id="7" w:date="2026-05-21T14:44:02Z">
        <w:r w:rsidDel="00000000" w:rsidR="00000000" w:rsidRPr="00000000">
          <w:rPr>
            <w:rtl w:val="0"/>
            <w:rPrChange w:author="Naomi Neenan" w:id="8" w:date="2026-05-21T14:44:0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Tim</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had bought. “Well, mortgaged,” Tim admitted. “But the payments aren’t big, and I get my own garden.”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 didn’t want to hear about monsters or being a Trog, however. James suspected he had not taken well to being spawncamped by monstrosities</w:t>
      </w:r>
      <w:commentRangeStart w:id="1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5"/>
      <w:r w:rsidDel="00000000" w:rsidR="00000000" w:rsidRPr="00000000">
        <w:commentReference w:id="1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“We keep the fires always going so they don’t spawn inside,” Tim told James in a dark whisper. “I like to sleep near them</w:t>
      </w:r>
      <w:commentRangeStart w:id="1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Still, James was glad to see Tim was OK, and more than OK at that. If Stella was also at a Hold, James wondered, would he be content to stay with her? To live in the Hold… forever?</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a Trog said. “James! We’re leaving.”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“Oh, sorry,” James said, and got off the bench. “I’ll—” James stopped. If everything went right, he’d never see Tim again. “Good luck,” he finished instead.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“Thanks, man,” Tim said, and he headed off.</w:t>
      </w:r>
    </w:p>
    <w:p w:rsidR="00000000" w:rsidDel="00000000" w:rsidP="00000000" w:rsidRDefault="00000000" w:rsidRPr="00000000" w14:paraId="00000044">
      <w:pPr>
        <w:rPr/>
      </w:pPr>
      <w:r w:rsidDel="00000000" w:rsidR="00000000" w:rsidRPr="00000000">
        <w:rPr/>
        <mc:AlternateContent>
          <mc:Choice Requires="wpg">
            <w:drawing>
              <wp:inline distB="0" distT="0" distL="0" distR="0">
                <wp:extent cx="5953125" cy="28575"/>
                <wp:effectExtent b="0" l="0" r="0" t="0"/>
                <wp:docPr id="4" name=""/>
                <a:graphic>
                  <a:graphicData uri="http://schemas.microsoft.com/office/word/2010/wordprocessingShape">
                    <wps:wsp>
                      <wps:cNvSpPr/>
                      <wps:cNvPr id="5" name="Shape 5"/>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4"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As he lay on his mat in the dorm that night, </w:t>
      </w:r>
      <w:commentRangeStart w:id="1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trying</w:t>
      </w:r>
      <w:commentRangeEnd w:id="17"/>
      <w:r w:rsidDel="00000000" w:rsidR="00000000" w:rsidRPr="00000000">
        <w:commentReference w:id="1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to ignore the snoring around him, James tried to figure what bothered him so.</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war </w:t>
      </w:r>
      <w:commentRangeStart w:id="1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that that</w:t>
      </w:r>
      <w:commentRangeEnd w:id="18"/>
      <w:r w:rsidDel="00000000" w:rsidR="00000000" w:rsidRPr="00000000">
        <w:commentReference w:id="1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Trog had mentioned.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it wasn’t all peace and flowers down here. They must occasionally come into conflict, even when there was no reason to fight. It should be everyone against the Perfects, or at the very least the monsters.</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people were people, he mused. Chances were they had their own share of drama, and when people with drama had weapons… and killing people didn’t mean they stayed dead…</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of people like Tim? Casualties in a war that they never wanted to fight? But maybe that was why the Hold was so paranoid. Something going wrong and a horde of Trogs burning and looting the place must be unthinkable considering all who might be left inside.</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Still, though, why assume the Trogs would start the war? Maybe Hold fought Hold, or Holds </w:t>
      </w:r>
      <w:commentRangeStart w:id="19"/>
      <w:commentRangeStart w:id="20"/>
      <w:commentRangeStart w:id="2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norked</w:t>
      </w:r>
      <w:commentRangeEnd w:id="19"/>
      <w:r w:rsidDel="00000000" w:rsidR="00000000" w:rsidRPr="00000000">
        <w:commentReference w:id="19"/>
      </w:r>
      <w:commentRangeEnd w:id="20"/>
      <w:r w:rsidDel="00000000" w:rsidR="00000000" w:rsidRPr="00000000">
        <w:commentReference w:id="20"/>
      </w:r>
      <w:commentRangeEnd w:id="21"/>
      <w:r w:rsidDel="00000000" w:rsidR="00000000" w:rsidRPr="00000000">
        <w:commentReference w:id="2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over a Tribe. Who knew?</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 wouldn’t matter, he told himself. In a week or two they’d be at the Labyrinth, and then they’d be fighting for their lives. Tim could enjoy his life in a Hold.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as he drifted off, he wondered, for a moment… what if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Stella</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was in a Hold that got attacked…</w:t>
      </w:r>
    </w:p>
    <w:bookmarkStart w:colFirst="0" w:colLast="0" w:name="i5g0xadfyecd" w:id="1"/>
    <w:bookmarkEnd w:id="1"/>
    <w:p w:rsidR="00000000" w:rsidDel="00000000" w:rsidP="00000000" w:rsidRDefault="00000000" w:rsidRPr="00000000" w14:paraId="0000004D">
      <w:pPr>
        <w:pStyle w:val="Heading2"/>
        <w:rPr/>
      </w:pPr>
      <w:r w:rsidDel="00000000" w:rsidR="00000000" w:rsidRPr="00000000">
        <w:rPr>
          <w:rtl w:val="0"/>
        </w:rPr>
        <w:t xml:space="preserve">Last Preparations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could feel the nervous energy all over the Tribe as they marched closer and closer to the outer doors of the Labyrinth. No one would admit to being scared, but when some of the worldclimbers told them about how frightened they were the first or second time they assaulted a Labyrinth, the tension eased… a little.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Drake and his party, meanwhile, seemed unmoved. James was disappointed that he still didn’t qualify as a Salamander, but Trog parties were always five people anyway. And a bunch of Salamanders, some of whom were worldclimbers, didn’t need a sixth wheel tagging along.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“What’s it like?” James ventured.</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Surface?” Drake asked.</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the Labyrinth.”</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“It’s a big maze,” he said, to Gus’s guffaw.</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 stop outside a big set of doors,” Kate said. “Then we use a key—they’re one time use—to get inside. Scout parties search the Labyrinth first to find a route to the Guardian chamber, then we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all</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go in and follow them. Then we rush the Guardian and hope enough of us survive to kill it.”</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forgot about the time limit,” Drake added.</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The outer doors shut after around two or three hours, and then if you’re inside you have to fight or die</w:t>
      </w:r>
      <w:commentRangeStart w:id="2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 you actually can retreat?” James asked.</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wimp out in the first two and half hours, yeah,” Drake said.</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 shame in it if the Officers order it,” Kate said. “We just need to try as long as there’s still hope.”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felt uneasy at the thought. He didn’t quite have friends down here—he had decided to limit himself lest he get too attached—but he still had found a community.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“Once the Guardian’s dead, the doors shut,” Gus said. “So you have to be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in</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the Labyrinth to make it to Surface.”</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“Yeah, that’s the trick to it,” Drake said. “If you’re too cowardly to go inside, you can’t go up. But if you go in too far and the Tribe doesn’t make it, you’re norked. Pick one.”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“I’ll go in,” James said firmly.</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“Good for you,” Drake said.</w:t>
      </w:r>
    </w:p>
    <w:p w:rsidR="00000000" w:rsidDel="00000000" w:rsidP="00000000" w:rsidRDefault="00000000" w:rsidRPr="00000000" w14:paraId="0000005F">
      <w:pPr>
        <w:rPr/>
      </w:pPr>
      <w:r w:rsidDel="00000000" w:rsidR="00000000" w:rsidRPr="00000000">
        <w:rPr/>
        <mc:AlternateContent>
          <mc:Choice Requires="wpg">
            <w:drawing>
              <wp:inline distB="0" distT="0" distL="0" distR="0">
                <wp:extent cx="5953125" cy="28575"/>
                <wp:effectExtent b="0" l="0" r="0" t="0"/>
                <wp:docPr id="3" name=""/>
                <a:graphic>
                  <a:graphicData uri="http://schemas.microsoft.com/office/word/2010/wordprocessingShape">
                    <wps:wsp>
                      <wps:cNvSpPr/>
                      <wps:cNvPr id="4" name="Shape 4"/>
                      <wps:spPr>
                        <a:xfrm>
                          <a:off x="2374200" y="3770460"/>
                          <a:ext cx="5943600" cy="1908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5953125" cy="28575"/>
                <wp:effectExtent b="0" l="0" r="0" t="0"/>
                <wp:docPr id="3"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5953125" cy="2857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colossal outer doors of the Labyrinth towered over the Dragon Trogdolyte Tribe, as if unamused by the humans about to dare to venture inside. James estimated they were somewhere around three stories high, and half that wide. Strange symbols covered them, but they were dull, as if unwilling to even acknowledge anything existed before them.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Tribe Officers, a mix of Watchers and Workers, gave a speech to which James, try as he could, could not pay any attention. All he could think of was the Guardian, which stood between him and the Surface, </w:t>
      </w:r>
      <w:commentRangeStart w:id="23"/>
      <w:commentRangeStart w:id="2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thus Stella</w:t>
      </w:r>
      <w:commentRangeEnd w:id="23"/>
      <w:r w:rsidDel="00000000" w:rsidR="00000000" w:rsidRPr="00000000">
        <w:commentReference w:id="23"/>
      </w:r>
      <w:commentRangeEnd w:id="24"/>
      <w:r w:rsidDel="00000000" w:rsidR="00000000" w:rsidRPr="00000000">
        <w:commentReference w:id="2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last they cheered, and James cheered, too. “We begin in an hour,” the Tribe Chieftain, a Watcher, barked. “Get ready!”</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 of the Trogs took time to be by themselves and pray—strange, but James </w:t>
      </w:r>
      <w:commentRangeStart w:id="2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admitted</w:t>
      </w:r>
      <w:commentRangeEnd w:id="25"/>
      <w:r w:rsidDel="00000000" w:rsidR="00000000" w:rsidRPr="00000000">
        <w:commentReference w:id="2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those Transmitted for practicing a religion would still practice it down here. Others embraced. Most, however, headed towards the quartermaster’s tent.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When it was James’s turn, there were already piles of discarded weapons and armor lying around, not even organized. Boris looked at him. “Let’s get you some better armor, and at least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one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better weapon. Your sword’s good, though.”</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“Not that I mind,” James said. “But why are you giving so much away?”</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we die in there, there’s not going to be any more Trog Tribe. And if we win, we’ll be on the next world, where our stuff will look puny in comparison</w:t>
      </w:r>
      <w:commentRangeStart w:id="2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loot really is that much better up there?” James asked.</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“Sometimes. The big deal is the machinery,” the quartermaster said. “You can make things from other things up there. I saw a machine that spat out swords twice the quality of what we could make </w:t>
      </w:r>
      <w:commentRangeStart w:id="2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every minute</w:t>
      </w:r>
      <w:commentRangeEnd w:id="27"/>
      <w:r w:rsidDel="00000000" w:rsidR="00000000" w:rsidRPr="00000000">
        <w:commentReference w:id="27"/>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felt weirdly comforted. He had had a lot of fun fixing machines growing up, and if he could just fix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more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machines.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And Stella could design them, once she got up there, too.</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got </w:t>
      </w:r>
      <w:ins w:author="Corinna Turner" w:id="9" w:date="2026-05-23T14:21:32Z">
        <w:r w:rsidDel="00000000" w:rsidR="00000000" w:rsidRPr="00000000">
          <w:rPr>
            <w:rtl w:val="0"/>
            <w:rPrChange w:author="Corinna Turner" w:id="10" w:date="2026-05-23T14:21:3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a suit</w:t>
        </w:r>
      </w:ins>
      <w:del w:author="Corinna Turner" w:id="9" w:date="2026-05-23T14:21:32Z">
        <w:r w:rsidDel="00000000" w:rsidR="00000000" w:rsidRPr="00000000">
          <w:rPr>
            <w:rtl w:val="0"/>
            <w:rPrChange w:author="Corinna Turner" w:id="10" w:date="2026-05-23T14:21:3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an suit</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blackmetal armor plus a spear that burned at its </w:t>
      </w:r>
      <w:commentRangeStart w:id="28"/>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time</w:t>
      </w:r>
      <w:commentRangeEnd w:id="28"/>
      <w:r w:rsidDel="00000000" w:rsidR="00000000" w:rsidRPr="00000000">
        <w:commentReference w:id="28"/>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with ethereal green fire. This was a rare enchanted item, but as Boris had noted, it was worthless sitting in a crate that they’d have to abandon and not worth much more on the Surface.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Boris also insisted on filling James’s inventory with scrolls, salves, and pills. “Try to hold on to these, but once you hit the Guardian, let them rip.”</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do they do?” James asked.</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“These scrolls are a mix of offensive spells. Just tear them in two and point.”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“…You’re not supposed to read them?” James admitted.</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 you can figure out how to read them out loud, you’re doing better than everyone else in the Underneath. Anyway, salves are all healing stuff, and the pills give you boosts to stats for a minute or two.”</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last, equipped to the brim, James headed out and found a party forming up. The older Thinker woman who had valiantly been trying to learn combat skills now held her trident with some semblance of correct stance. The others were Trogs James recognized, but didn’t really know.</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a third line party,” Peter, their leader noted. “Scouts go in, Salamanders follow, and then we rush after them. Don’t go wandering, though, because if you get lost in the Labyrinth, you’re norked.”</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sir,” they all said.</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At last the whole Tribe was assembled, everything else left behind in disorganized piles in the camp.</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“ARE WE READY?” shouted the Chieftain.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“YES, SIR!” the Tribe shouted back.</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“Here we go!” he approached the door, and pulled a glowing orange key from his inventory. The key was recognizably a key, but ornate in a strange way, not like any other he’d seen. James only saw it for a moment, because the next the Chieftain had touched it to the door. The symbols shone to life, and moments later, with an immense grinding, the doors began to swing inward.</w:t>
      </w:r>
    </w:p>
    <w:bookmarkStart w:colFirst="0" w:colLast="0" w:name="8akvx16oth7o" w:id="2"/>
    <w:bookmarkEnd w:id="2"/>
    <w:p w:rsidR="00000000" w:rsidDel="00000000" w:rsidP="00000000" w:rsidRDefault="00000000" w:rsidRPr="00000000" w14:paraId="00000078">
      <w:pPr>
        <w:pStyle w:val="Heading2"/>
        <w:rPr/>
      </w:pPr>
      <w:r w:rsidDel="00000000" w:rsidR="00000000" w:rsidRPr="00000000">
        <w:rPr>
          <w:rtl w:val="0"/>
        </w:rPr>
        <w:t xml:space="preserve">The Labyrinth</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w:t>
      </w:r>
      <w:ins w:author="Naomi Neenan" w:id="11" w:date="2026-05-21T14:56:59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initial urge was to charge down the doors into the inky blackness beyond, but he had discipline from months fighting with the Trogs. The scouts hurried inside, their torches showing the outlines of winding passages.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“Now we wait,” Peter said.</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waited. One worldclimber had told him this was the worst part, since you could do nothing and there was always a chance of another monster attack while you were waiting for the scouts to be done. So you couldn’t relax either.</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One, two, three, four in. He held his breath. One, two, three, four out. However their bodies worked in this place, breathing exercises still calmed him.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Though inwardly, he was terrified</w:t>
      </w:r>
      <w:commentRangeStart w:id="29"/>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29"/>
      <w:r w:rsidDel="00000000" w:rsidR="00000000" w:rsidRPr="00000000">
        <w:commentReference w:id="29"/>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he still had to wait.</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“Remember,” Peter said</w:t>
      </w:r>
      <w:commentRangeStart w:id="30"/>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commentRangeEnd w:id="30"/>
      <w:r w:rsidDel="00000000" w:rsidR="00000000" w:rsidRPr="00000000">
        <w:commentReference w:id="30"/>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“If you see a spawner—they’re like lamps in reverse—smash it first. Then the sub-Guardians. Then the Guardian. But whatever it takes,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survive!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“What happens if you get lost?” the older lady asked.</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“You take a left turn every intersection and hope you find your way back to the marked path before something eats you. Now be quiet.”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She shut up.</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Scouts came back out, waving their hands in a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No</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sign. They must have only found dead ends.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waited. He hated waiting. Stella had always been able to—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scout party returned. “Found it!” they called.</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Salamander parties grouped up and followed them in. Now suddenly there was nothing between James’s party and the mouth of the Labyrinth. The other parties, in a reasonable order, followed, and soon enough James himself stepped inside.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could hear shouts and roars and skittering inside, but didn’t see </w:t>
      </w:r>
      <w:commentRangeStart w:id="31"/>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w:t>
      </w:r>
      <w:commentRangeEnd w:id="31"/>
      <w:r w:rsidDel="00000000" w:rsidR="00000000" w:rsidRPr="00000000">
        <w:commentReference w:id="31"/>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as he </w:t>
      </w:r>
      <w:ins w:author="Corinna Turner" w:id="12" w:date="2026-05-23T14:32:22Z">
        <w:r w:rsidDel="00000000" w:rsidR="00000000" w:rsidRPr="00000000">
          <w:rPr>
            <w:rtl w:val="0"/>
            <w:rPrChange w:author="Corinna Turner" w:id="13" w:date="2026-05-23T14:32:22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followed Peter</w:t>
        </w:r>
      </w:ins>
      <w:del w:author="Corinna Turner" w:id="12" w:date="2026-05-23T14:32:22Z">
        <w:r w:rsidDel="00000000" w:rsidR="00000000" w:rsidRPr="00000000">
          <w:rPr>
            <w:rtl w:val="0"/>
            <w:rPrChange w:author="Corinna Turner" w:id="13" w:date="2026-05-23T14:32:22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followed down Peter</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down the narrow route marked by white chalk. The walls were </w:t>
      </w:r>
      <w:ins w:author="Naomi Neenan" w:id="14" w:date="2026-05-21T14:58:16Z">
        <w:r w:rsidDel="00000000" w:rsidR="00000000" w:rsidRPr="00000000">
          <w:rPr>
            <w:rtl w:val="0"/>
            <w:rPrChange w:author="Naomi Neenan" w:id="15" w:date="2026-05-21T14:58:1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suffocatingly</w:t>
        </w:r>
      </w:ins>
      <w:del w:author="Naomi Neenan" w:id="14" w:date="2026-05-21T14:58:16Z">
        <w:r w:rsidDel="00000000" w:rsidR="00000000" w:rsidRPr="00000000">
          <w:rPr>
            <w:rtl w:val="0"/>
            <w:rPrChange w:author="Naomi Neenan" w:id="15" w:date="2026-05-21T14:58:16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sufficatingly</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close, and they passed through several rooms where piles of monster meat or human equipment showed </w:t>
      </w:r>
      <w:ins w:author="Corinna Turner" w:id="16" w:date="2026-05-23T14:32:36Z">
        <w:r w:rsidDel="00000000" w:rsidR="00000000" w:rsidRPr="00000000">
          <w:rPr>
            <w:rtl w:val="0"/>
            <w:rPrChange w:author="Corinna Turner" w:id="17" w:date="2026-05-23T14:32:36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casualties</w:t>
        </w:r>
      </w:ins>
      <w:del w:author="Corinna Turner" w:id="16" w:date="2026-05-23T14:32:36Z">
        <w:r w:rsidDel="00000000" w:rsidR="00000000" w:rsidRPr="00000000">
          <w:rPr>
            <w:rtl w:val="0"/>
            <w:rPrChange w:author="Corinna Turner" w:id="17" w:date="2026-05-23T14:32:36Z">
              <w:rPr>
                <w:rFonts w:ascii="Cambria" w:cs="Cambria" w:eastAsia="Cambria" w:hAnsi="Cambria"/>
                <w:b w:val="0"/>
                <w:bCs w:val="0"/>
                <w:i w:val="0"/>
                <w:iCs w:val="0"/>
                <w:smallCaps w:val="0"/>
                <w:strike w:val="0"/>
                <w:color w:val="000000"/>
                <w:sz w:val="24"/>
                <w:szCs w:val="24"/>
                <w:u w:val="none"/>
                <w:shd w:fill="auto" w:val="clear"/>
                <w:vertAlign w:val="baseline"/>
              </w:rPr>
            </w:rPrChange>
          </w:rPr>
          <w:delText xml:space="preserve">causalties</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 this final battle.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heard a close roar and reacted just in time to stop an enormous blood-red troll from caving his skull in with a spiked club. His spear through its neck solved that, but no time to stop, the next party was already pushing against him.</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sounds of skittering and battle grew louder and louder, until suddenly the passages got wider and wider, ending in a second set of imposing </w:t>
      </w:r>
      <w:commentRangeStart w:id="32"/>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if</w:t>
      </w:r>
      <w:commentRangeEnd w:id="32"/>
      <w:r w:rsidDel="00000000" w:rsidR="00000000" w:rsidRPr="00000000">
        <w:commentReference w:id="32"/>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smaller doors.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Behind was utter chaos.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Salamanders and earlier parties fought hordes of skeletal yellow scorpions so thick that they crawled over each other in the hopes of getting to their targets. From several small corridors scorpions spawned out of the spawners, anti-lamps that darkened rather than revealed. Some had already been smashed, but others still spat out more scorpions.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In the central dias, surrounded by four large red scorpions, was one titanic black scorpion with numerous stingers. Those stingers shot knives out that sliced through scorpion and human flesh alike.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“Get the spawners, then the healers, then the boss!” Peter shouted. They headed towards the nearest spawner, but the waves of scorpions were so thick James could barely keep his spear moving.</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Idiot, he had scrolls! He tried to stop spearing to open his inventory, but the scorpions </w:t>
      </w:r>
      <w:commentRangeStart w:id="33"/>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were so thick</w:t>
      </w:r>
      <w:commentRangeEnd w:id="33"/>
      <w:r w:rsidDel="00000000" w:rsidR="00000000" w:rsidRPr="00000000">
        <w:commentReference w:id="33"/>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couldn’t get a chance. He tried reaching with his spear hand, but ended up clocking himself in the head. Scorpions took the chance and started crawling over him…</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But Drake’s party came crashing through and saved him. No time to say a word, and James opened his inventory, grabbed a scroll, and tore it in two. He felt power rush through him, and he pointed at the spawner. Walls of ice shot forth and froze the creatures. The older lady, screaming a battle cry, climbed over and stabbed her spear into the spawner, shattering it.</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other scorpions swarmed her, but nearby parties cleared them off. She was covered in glowing red mark</w:t>
      </w:r>
      <w:ins w:author="Naomi Neenan" w:id="18" w:date="2026-05-21T15:00:26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s</w:t>
        </w:r>
      </w:ins>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ripped out a salve and rubbed it wherever </w:t>
      </w:r>
      <w:commentRangeStart w:id="34"/>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could</w:t>
      </w:r>
      <w:commentRangeEnd w:id="34"/>
      <w:r w:rsidDel="00000000" w:rsidR="00000000" w:rsidRPr="00000000">
        <w:commentReference w:id="34"/>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And popped a pill in his mouth while he was at it.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battle seemed to be turning towards the Trogs with only one spawner left, but James didn’t have much time to look around. They charged the spawner, but in the chaos James could only stab with his spear.</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Heavy skittering came as one large red scorpion</w:t>
      </w:r>
      <w:del w:author="Naomi Neenan" w:id="19" w:date="2026-05-21T15:00:43Z">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delText xml:space="preserve">s</w:delText>
        </w:r>
      </w:del>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zoomed terrifyingly fast towards the mass of Trogs. It stung through several Trogs, each dying instantly. James barely stopped it by swinging his sword and slicing </w:t>
      </w:r>
      <w:commentRangeStart w:id="35"/>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it</w:t>
      </w:r>
      <w:commentRangeEnd w:id="35"/>
      <w:r w:rsidDel="00000000" w:rsidR="00000000" w:rsidRPr="00000000">
        <w:commentReference w:id="35"/>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off. Then Drake charged it. A wave of knives shot down and sliced him into red, then he flashed away in light.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turned to see the black scorpion on the move. Some Trogs foolishly hammered it with scrolls, but red light shone from the three surviving red scorpions and healed it instantly.</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A crash, and the last spawner was down. Now it was just a mix of Trogs and the surviving scorpions.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charged the nearest red one, but it slammed its claw into him and he flew some distance before hitting a wall. He thought to pull out a salve and rub it on his body before it came charging again.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got out another scroll and tore it. The ray of light slammed into the red scorpion and stunned in, then someone’s dart slew it.</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got up and found himself unsteady. Then—wait, where was everyone?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The mass of Trogs had been reduced to isolated survivors. The Guardian scorpion itself was untouched, and one of the two remaining red scorpions was chasing down Trogs.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“Retreat!” a Tribe officer called.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James didn’t want to, but at that point he knew the battle was hopeless, and the only remaining hope was to get out before the doors shut. He followed the officer down into the maze itself, only for a red troll to lumber out and slam its club into </w:t>
      </w:r>
      <w:commentRangeStart w:id="36"/>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him</w:t>
      </w:r>
      <w:commentRangeEnd w:id="36"/>
      <w:r w:rsidDel="00000000" w:rsidR="00000000" w:rsidRPr="00000000">
        <w:commentReference w:id="36"/>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James swore and sliced it with his sword, but then heard skittering behind him.</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ran. He ran down the maze, trying to find the way out.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Please,</w:t>
      </w: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 he prayed, not knowing to whom. </w:t>
      </w:r>
      <w:r w:rsidDel="00000000" w:rsidR="00000000" w:rsidRPr="00000000">
        <w:rPr>
          <w:rFonts w:ascii="Cambria" w:cs="Cambria" w:eastAsia="Cambria" w:hAnsi="Cambria"/>
          <w:b w:val="0"/>
          <w:bCs w:val="0"/>
          <w:i w:val="1"/>
          <w:iCs w:val="1"/>
          <w:smallCaps w:val="0"/>
          <w:strike w:val="0"/>
          <w:color w:val="000000"/>
          <w:sz w:val="24"/>
          <w:szCs w:val="24"/>
          <w:u w:val="none"/>
          <w:shd w:fill="auto" w:val="clear"/>
          <w:vertAlign w:val="baseline"/>
          <w:rtl w:val="0"/>
        </w:rPr>
        <w:t xml:space="preserve">Please let me—</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20" w:date="2026-05-21T15:01:48Z"/>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He saw the doors slowly swing closed. With every last bit of strength he had, he ran and leapt for the door</w:t>
      </w:r>
      <w:commentRangeStart w:id="37"/>
      <w:r w:rsidDel="00000000" w:rsidR="00000000" w:rsidRPr="00000000">
        <w:rPr>
          <w:rFonts w:ascii="Cambria" w:cs="Cambria" w:eastAsia="Cambria" w:hAnsi="Cambria"/>
          <w:b w:val="0"/>
          <w:bCs w:val="0"/>
          <w:i w:val="0"/>
          <w:iCs w:val="0"/>
          <w:smallCaps w:val="0"/>
          <w:strike w:val="0"/>
          <w:color w:val="000000"/>
          <w:sz w:val="24"/>
          <w:szCs w:val="24"/>
          <w:u w:val="none"/>
          <w:shd w:fill="auto" w:val="clear"/>
          <w:vertAlign w:val="baseline"/>
          <w:rtl w:val="0"/>
        </w:rPr>
        <w:t xml:space="preserve">—</w:t>
      </w:r>
      <w:ins w:author="Naomi Neenan" w:id="20" w:date="2026-05-21T15:01:48Z">
        <w:commentRangeEnd w:id="37"/>
        <w:r w:rsidDel="00000000" w:rsidR="00000000" w:rsidRPr="00000000">
          <w:commentReference w:id="37"/>
        </w:r>
        <w:r w:rsidDel="00000000" w:rsidR="00000000" w:rsidRPr="00000000">
          <w:rPr>
            <w:rtl w:val="0"/>
          </w:rPr>
        </w:r>
      </w:ins>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20" w:date="2026-05-21T15:01:48Z"/>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20" w:date="2026-05-21T15:01:48Z">
        <w:r w:rsidDel="00000000" w:rsidR="00000000" w:rsidRPr="00000000">
          <w:rPr>
            <w:rtl w:val="0"/>
          </w:rPr>
        </w:r>
      </w:ins>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Naomi Neenan" w:id="20" w:date="2026-05-21T15:01:48Z"/>
          <w:color w:val="45818e"/>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20" w:date="2026-05-21T15:01:48Z">
        <w:r w:rsidDel="00000000" w:rsidR="00000000" w:rsidRPr="00000000">
          <w:rPr>
            <w:color w:val="45818e"/>
            <w:rtl w:val="0"/>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NN: This was such a great section, but such an agonising cliffhanger! I loved reading about the labyrinth and the battle, but man, what an awful turn of events! :( I guess it isn’t as bad as if James were killed and forced to stumble upon another tribe like Drake and some of the others who died, but still, what a huge setback. Poor James! Really hoping he can at least get back out and not die so the remaining tribe can rebuild.</w:t>
        </w:r>
      </w:ins>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22" w:date="2026-05-23T00:01:03Z"/>
          <w:color w:val="45818e"/>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Naomi Neenan" w:id="20" w:date="2026-05-21T15:01:48Z">
        <w:r w:rsidDel="00000000" w:rsidR="00000000" w:rsidRPr="00000000">
          <w:rPr>
            <w:color w:val="45818e"/>
            <w:rtl w:val="0"/>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But overall this was such a fun section to read, and I’m both really anxious and excited to hear what happens next!</w:t>
        </w:r>
      </w:ins>
      <w:ins w:author="Dylan" w:id="22" w:date="2026-05-23T00:01:03Z">
        <w:r w:rsidDel="00000000" w:rsidR="00000000" w:rsidRPr="00000000">
          <w:rPr>
            <w:rtl w:val="0"/>
          </w:rPr>
        </w:r>
      </w:ins>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22" w:date="2026-05-23T00:01:03Z"/>
          <w:color w:val="45818e"/>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22" w:date="2026-05-23T00:01:03Z">
        <w:r w:rsidDel="00000000" w:rsidR="00000000" w:rsidRPr="00000000">
          <w:rPr>
            <w:rtl w:val="0"/>
          </w:rPr>
        </w:r>
      </w:ins>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22" w:date="2026-05-23T00:01:03Z"/>
          <w:color w:val="45818e"/>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22" w:date="2026-05-23T00:01:03Z">
        <w:r w:rsidDel="00000000" w:rsidR="00000000" w:rsidRPr="00000000">
          <w:rPr>
            <w:color w:val="45818e"/>
            <w:rtl w:val="0"/>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DS: Very good this week! The opening with Tim wanting to stay was pretty informative on the world in a way that wasn’t an overview, though it was a bit too short– though he is probably a one-off character. I will also say that the boss battle sounded very interesting and it’s neat to see that the tribe is gonna be probably demolished by the failed raid. I’m very interested in what happens next– and I have a suspicion on what’s happening next.</w:t>
        </w:r>
      </w:ins>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Dylan" w:id="22" w:date="2026-05-23T00:01:03Z"/>
          <w:color w:val="45818e"/>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22" w:date="2026-05-23T00:01:03Z">
        <w:r w:rsidDel="00000000" w:rsidR="00000000" w:rsidRPr="00000000">
          <w:rPr>
            <w:color w:val="45818e"/>
            <w:rtl w:val="0"/>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Biggest concern for audiences I think would be the usage of scorpions– not that they aren’t a good fodder enemy, but that it does beg the fear that they might be over-used. There was a scorpion in the mini-boss and now as the major boss (with many more surrounding the main boss). This isn’t a fully-formed thought; just something that hit me while I was making this comment.</w:t>
        </w:r>
      </w:ins>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ins w:author="Corinna Turner" w:id="23" w:date="2026-05-23T14:36:34Z"/>
          <w:color w:val="45818e"/>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Dylan" w:id="22" w:date="2026-05-23T00:01:03Z">
        <w:r w:rsidDel="00000000" w:rsidR="00000000" w:rsidRPr="00000000">
          <w:rPr>
            <w:color w:val="45818e"/>
            <w:rtl w:val="0"/>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Otherwise, I am interested to see what happens next. Does James actually make it out of the dungeon or is he stuck fighting (and probably dying) alone? I guess we’ll see next week!</w:t>
        </w:r>
      </w:ins>
      <w:ins w:author="Corinna Turner" w:id="23" w:date="2026-05-23T14:36:34Z">
        <w:r w:rsidDel="00000000" w:rsidR="00000000" w:rsidRPr="00000000">
          <w:rPr>
            <w:rtl w:val="0"/>
          </w:rPr>
        </w:r>
      </w:ins>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color w:val="45818e"/>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pPr>
      <w:ins w:author="Corinna Turner" w:id="23" w:date="2026-05-23T14:36:34Z">
        <w:r w:rsidDel="00000000" w:rsidR="00000000" w:rsidRPr="00000000">
          <w:rPr>
            <w:color w:val="45818e"/>
            <w:rtl w:val="0"/>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CT: I enjoyed this. Not </w:t>
        </w:r>
        <w:r w:rsidDel="00000000" w:rsidR="00000000" w:rsidRPr="00000000">
          <w:rPr>
            <w:color w:val="45818e"/>
            <w:rtl w:val="0"/>
            <w:rPrChange w:author="Corinna Turner" w:id="24" w:date="2026-05-23T14:36:3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sure</w:t>
        </w:r>
        <w:r w:rsidDel="00000000" w:rsidR="00000000" w:rsidRPr="00000000">
          <w:rPr>
            <w:color w:val="45818e"/>
            <w:rtl w:val="0"/>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if I’ve forgotten some set-up from a previous week, but I would have preferred the super high stakes of attacking the Labyrinth to be set up sooner. It almost comes across after this that the Trog Tribes are for people who want to worldclimb, and the tribes are finite organisations that gather people and equipment ready for the assault, but they don’t survive after the assault because everyone is dead and dispersed or up to the surface. I may have been being dim, but I didn’t catch on to that. And people who don’t want to worldclimb settle </w:t>
        </w:r>
        <w:r w:rsidDel="00000000" w:rsidR="00000000" w:rsidRPr="00000000">
          <w:rPr>
            <w:color w:val="45818e"/>
            <w:rtl w:val="0"/>
            <w:rPrChange w:author="Corinna Turner" w:id="24" w:date="2026-05-23T14:36:34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comfortably</w:t>
        </w:r>
        <w:r w:rsidDel="00000000" w:rsidR="00000000" w:rsidRPr="00000000">
          <w:rPr>
            <w:color w:val="45818e"/>
            <w:rtl w:val="0"/>
            <w:rPrChange w:author="Naomi Neenan" w:id="21" w:date="2026-05-21T15:01:48Z">
              <w:rPr>
                <w:rFonts w:ascii="Cambria" w:cs="Cambria" w:eastAsia="Cambria" w:hAnsi="Cambria"/>
                <w:b w:val="0"/>
                <w:bCs w:val="0"/>
                <w:i w:val="0"/>
                <w:iCs w:val="0"/>
                <w:smallCaps w:val="0"/>
                <w:strike w:val="0"/>
                <w:color w:val="000000"/>
                <w:sz w:val="24"/>
                <w:szCs w:val="24"/>
                <w:u w:val="none"/>
                <w:shd w:fill="auto" w:val="clear"/>
                <w:vertAlign w:val="baseline"/>
              </w:rPr>
            </w:rPrChange>
          </w:rPr>
          <w:t xml:space="preserve"> in Holds. Knowing that would make it clear that he doesn’t just stay with the tribe because they’re the first people to find him, it’s also a conscious decision to get to Stella. So a bit more stake set-up would be good. On the whole, though, the plot is moving and I’m still enjoying it. Nice cliffhanger!</w:t>
        </w:r>
      </w:ins>
      <w:r w:rsidDel="00000000" w:rsidR="00000000" w:rsidRPr="00000000">
        <w:rPr>
          <w:rtl w:val="0"/>
        </w:rPr>
      </w:r>
    </w:p>
    <w:sectPr>
      <w:pgSz w:h="15840" w:w="12240" w:orient="portrait"/>
      <w:pgMar w:bottom="1440" w:top="1440" w:left="1440" w:right="1440" w:header="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rinna Turner" w:id="35" w:date="2026-05-23T14:34:36Z">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stinger? Its head?</w:t>
      </w:r>
    </w:p>
  </w:comment>
  <w:comment w:author="Corinna Turner" w:id="3" w:date="2026-05-23T14:02:52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plot relevant is Trickery, because 2 paragraphs seems a lot about it?</w:t>
      </w:r>
    </w:p>
  </w:comment>
  <w:comment w:author="Naomi Neenan" w:id="2" w:date="2026-05-21T13:33:48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one objected that it made doors safer to open?’</w:t>
      </w:r>
    </w:p>
  </w:comment>
  <w:comment w:author="Naomi Neenan" w:id="0" w:date="2026-05-21T13:33:12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Become?</w:t>
      </w:r>
    </w:p>
  </w:comment>
  <w:comment w:author="Corinna Turner" w:id="22" w:date="2026-05-23T14:18:46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this is a big deal for the tribe.</w:t>
      </w:r>
    </w:p>
  </w:comment>
  <w:comment w:author="Corinna Turner" w:id="36" w:date="2026-05-23T14:35:37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James or the officer?</w:t>
      </w:r>
    </w:p>
  </w:comment>
  <w:comment w:author="Corinna Turner" w:id="25" w:date="2026-05-23T14:20:14Z">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'supposed'?</w:t>
      </w:r>
    </w:p>
  </w:comment>
  <w:comment w:author="Corinna Turner" w:id="27" w:date="2026-05-23T14:21:20Z">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move 'every minute' elsewhere in the sentence for clarity.</w:t>
      </w:r>
    </w:p>
  </w:comment>
  <w:comment w:author="Naomi Neenan" w:id="33" w:date="2026-05-21T15:00:07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 time this is repeated, so maybe: ‘closed in on him’ or something</w:t>
      </w:r>
    </w:p>
  </w:comment>
  <w:comment w:author="Naomi Neenan" w:id="32" w:date="2026-05-21T14:58:52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Yet?</w:t>
      </w:r>
    </w:p>
  </w:comment>
  <w:comment w:author="Dylan" w:id="30" w:date="2026-05-23T00:00:32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to reread this a couple times. Is Peter talking to both of them or just the older woman? I initially thought it was to James and got confused when I saw 'she' later on- especially since James didn't respond. I thought he was overhearing this.</w:t>
      </w:r>
    </w:p>
  </w:comment>
  <w:comment w:author="Corinna Turner" w:id="14" w:date="2026-05-23T14:11:01Z">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Hold's crops grew on their own'</w:t>
      </w:r>
    </w:p>
  </w:comment>
  <w:comment w:author="Dylan" w:id="6" w:date="2026-05-22T23:51:15Z">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feels a bit off to me.</w:t>
      </w:r>
    </w:p>
  </w:comment>
  <w:comment w:author="Corinna Turner" w:id="7" w:date="2026-05-23T14:07:03Z">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This section seems to be promoting/endorsing bad behaviour.</w:t>
      </w:r>
    </w:p>
  </w:comment>
  <w:comment w:author="Dylan" w:id="8" w:date="2026-05-23T16:40:16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😅Actually I meant through grammar; something like 'an entire- if temporary- harem' or something of the like.</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Corinna Turner reacted with 🤣 at 2026-05-23 16:42 PM</w:t>
      </w:r>
    </w:p>
  </w:comment>
  <w:comment w:author="Corinna Turner" w:id="9" w:date="2026-05-23T16:42:59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w:t>
      </w:r>
    </w:p>
  </w:comment>
  <w:comment w:author="Dylan" w:id="26" w:date="2026-05-22T23:56:38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mentioned before. And you're missing the end quotation.</w:t>
      </w:r>
    </w:p>
  </w:comment>
  <w:comment w:author="Naomi Neenan" w:id="12" w:date="2026-05-21T14:42:55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sure what this means. Is it meant to be: ‘he looked kind of happy from perpetual contentment’ or ‘he looked to be the kind to be happy about this new perpetual contentment?’</w:t>
      </w:r>
    </w:p>
  </w:comment>
  <w:comment w:author="Corinna Turner" w:id="13" w:date="2026-05-23T14:10:10Z">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it's a confusing phrase. Is there a typo in it?</w:t>
      </w:r>
    </w:p>
  </w:comment>
  <w:comment w:author="Corinna Turner" w:id="29" w:date="2026-05-23T14:31:28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feel like we could maybe have had a brief scene where he really weighs up what he has to gain and lose by attempting the Labyrinth. So the reader has a firm grasp of the stakes and he makes a firm choice to give up a fairly comfortable life down there (or even more comfortable if he joined a hold) to reach Stella.</w:t>
      </w:r>
    </w:p>
  </w:comment>
  <w:comment w:author="Corinna Turner" w:id="15" w:date="2026-05-23T14:11:35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LOL, poor guy.</w:t>
      </w:r>
    </w:p>
  </w:comment>
  <w:comment w:author="Corinna Turner" w:id="16" w:date="2026-05-23T14:11:55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fires prevent monster's spawning? Interesting.</w:t>
      </w:r>
    </w:p>
  </w:comment>
  <w:comment w:author="Corinna Turner" w:id="10" w:date="2026-05-23T14:08:30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doesn't quite fit. He literally just said they'd be scared but now he says it's just a courtesy. I would choose one or tweak how he talks about it.</w:t>
      </w:r>
    </w:p>
  </w:comment>
  <w:comment w:author="Corinna Turner" w:id="4" w:date="2026-05-23T14:04:55Z">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Make this clear when the Labyrinth is mentioned above.</w:t>
      </w:r>
    </w:p>
  </w:comment>
  <w:comment w:author="Corinna Turner" w:id="18" w:date="2026-05-23T14:12:29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w:t>
      </w:r>
    </w:p>
  </w:comment>
  <w:comment w:author="Corinna Turner" w:id="11" w:date="2026-05-23T14:09:07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Nice hook.</w:t>
      </w:r>
    </w:p>
  </w:comment>
  <w:comment w:author="Corinna Turner" w:id="34" w:date="2026-05-23T14:34:07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himself or on her?</w:t>
      </w:r>
    </w:p>
  </w:comment>
  <w:comment w:author="Corinna Turner" w:id="31" w:date="2026-05-23T14:32:17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cause'</w:t>
      </w:r>
    </w:p>
  </w:comment>
  <w:comment w:author="Corinna Turner" w:id="5" w:date="2026-05-23T14:06:18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goods are valuable, wouldn't they have experienced people carrying them so they'd have more swords in the event of an attack?</w:t>
      </w:r>
    </w:p>
  </w:comment>
  <w:comment w:author="Naomi Neenan" w:id="28" w:date="2026-05-21T14:55:31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w:t>
      </w:r>
    </w:p>
  </w:comment>
  <w:comment w:author="Naomi Neenan" w:id="17" w:date="2026-05-21T14:46:59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Tried used soon after, so maybe ‘doing his best to’ or ‘making an effort to’</w:t>
      </w:r>
    </w:p>
  </w:comment>
  <w:comment w:author="Corinna Turner" w:id="37" w:date="2026-05-23T14:35:56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Dun dun doh!</w:t>
      </w:r>
    </w:p>
  </w:comment>
  <w:comment w:author="Corinna Turner" w:id="1" w:date="2026-05-23T14:01:26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getting a lot of repetition or near repetition in this section. Ideas like 'never,' 'no one,' 'no one agreeing'. I suspect you could go over this and make it more concise. You've made the point several times over.</w:t>
      </w:r>
    </w:p>
  </w:comment>
  <w:comment w:author="Corinna Turner" w:id="19" w:date="2026-05-23T14:13:20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Unfamiliar with this word, but I assume it's a game term.</w:t>
      </w:r>
    </w:p>
  </w:comment>
  <w:comment w:author="Corinna Turner" w:id="20" w:date="2026-05-23T14:13:55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wow. Googled it and it seems quite rude.</w:t>
      </w:r>
    </w:p>
  </w:comment>
  <w:comment w:author="Matthew Schmidt" w:id="21" w:date="2026-05-23T17:36:28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GAH! I thought it was a fake swear. &gt;.&gt;</w:t>
      </w:r>
    </w:p>
  </w:comment>
  <w:comment w:author="Naomi Neenan" w:id="23" w:date="2026-05-21T14:54:21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there’s a chance she could still be in the Underneath, right? Either in a tribe, hold, or still wandering the tunnels? Or did they say to each other they’d both try to climb to the top or at least to the surface? If they did, that would help James’ case to want to climb more, since it might be a bit weird if he’s wanting to climb when there’s a chance Stella’s still stuck in the Underneath</w:t>
      </w:r>
    </w:p>
  </w:comment>
  <w:comment w:author="Naomi Neenan" w:id="24" w:date="2026-05-21T15:10:26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Oops just checked the summary and they agreed to meet up in the second world. Ignore this!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Corinna Turner reacted with 👆 at 2026-05-23 14:19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4f81bd"/>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i w:val="1"/>
      <w:iCs w:val="1"/>
      <w:color w:val="4f81bd"/>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