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commentsExtensible+xml" PartName="/word/commentsExtensibl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Override ContentType="application/vnd.openxmlformats-officedocument.wordprocessingml.commentsIds+xml" PartName="/word/commentsIds.xml"/>
  <Override ContentType="application/vnd.openxmlformats-officedocument.wordprocessingml.commentsExtended+xml" PartName="/word/commentsExtended.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I’ve gotten burned out on AWoGaF. I’ve been writing it since June 22, 2024, and I just don’t have the energy to keep going. I had been in denial, but when I prayed in Adoration, I just felt God gently tell me I was burned out. So for the moment, here’s a new project.</w:t>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I don’t know when I’ll get back to AWoGaF, and I realize I left at an awkward time, but it is what it is. Until then, here’s a different project.</w:t>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I have a bunch of ideas for it but not much written. I don’t have a blurb. I don’t even have a name yet. It </w:t>
      </w:r>
      <w:r w:rsidDel="00000000" w:rsidR="00000000" w:rsidRPr="00000000">
        <w:rPr>
          <w:rFonts w:ascii="Cambria" w:cs="Cambria" w:eastAsia="Cambria" w:hAnsi="Cambria"/>
          <w:b w:val="0"/>
          <w:bCs w:val="0"/>
          <w:i w:val="1"/>
          <w:iCs w:val="1"/>
          <w:smallCaps w:val="0"/>
          <w:strike w:val="0"/>
          <w:color w:val="000000"/>
          <w:sz w:val="24"/>
          <w:szCs w:val="24"/>
          <w:u w:val="none"/>
          <w:shd w:fill="auto" w:val="clear"/>
          <w:vertAlign w:val="baseline"/>
          <w:rtl w:val="0"/>
        </w:rPr>
        <w:t xml:space="preserve">is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a LitRPG, but beyond that, I don’t know. Discovery!</w:t>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People you should know:</w:t>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James Algol: Our hero, an ordinary Worker Transmitted to another world.</w:t>
        <w:br w:type="textWrapping"/>
        <w:t xml:space="preserve">Stella Cobol: James’s forbidden Thinker fiancée, who was Transmitted with him. Secretly a Christian, though this is never officially stated.</w:t>
        <w:br w:type="textWrapping"/>
        <w:t xml:space="preserve">Tim Ruby: A happy Holdsman in the Blue Sunrise Hold.</w:t>
        <w:br w:type="textWrapping"/>
        <w:t xml:space="preserve">Ralph ML: A big Worker man who leads the party of Wayfarers that James just joined.</w:t>
        <w:br w:type="textWrapping"/>
        <w:t xml:space="preserve">Violet Haskel: A thoughtful Thinker woman in Ralph’s party.</w:t>
        <w:br w:type="textWrapping"/>
        <w:t xml:space="preserve">Fred Python: A tall Worker with Ralph’s party, who has since died.</w:t>
        <w:br w:type="textWrapping"/>
        <w:t xml:space="preserve">Lucky (Athena Perl): A Perfect who has been Transmitted, secretly posing as an Unwanted so horrible things don’t happen to her. She knows a lot about the Tower of Worlds.</w:t>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The story so far:</w:t>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Chapter 1: James is tried for the grievous sin of slapping a Perfect in the face, after the Perfect had attempted to take Stella. He is sentenced to Transmission.</w:t>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Chapter 2: We learn more about the world. Stella tells James that she’ll be Transmitted, too, but she learned something about the Destination. There are eight worlds to climb, but death sends you back to a random place on the first one. There’s also some strange system there, one that makes no sense. Also, the Perfects know something about the Destination that Stella can’t put into words.</w:t>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The first world is enormous, filled with millions of people. The two agree to meet up in the second world, so they can find each other.</w:t>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Chapter 3: James heads to the Transmission center, where, strangely, the doctor rubs a very expensive nanobiotic healing solution on his arm. He attempts to escape, but they successfully Transmit him.</w:t>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Chapter 4: James is Transmitted to a mysterious cave, where he discovers the world comes with no tutorial, and the interface is in a language he doesn’t recognize. A terrifying giant enemy crab appears and kills him immediately.</w:t>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Chapter 5: James respawns, and continues to explore the strange system. He discovers how to work his inventory, and realizes he might be able to craft a spear. After a battle with a snake, he discovers wounds don’t draw blood, but simply turn the injured body part red. In the process of exploring further creepy stuff, he is summarily murdered by a troll.</w:t>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Chapter 6: After endless respawns, James considers giving up, but remembers Stella in a flashback. He experiments with crafting but finds he is not very good at it. But his improvised knife allows him to fill his “experience” meter in a battle with a snake, before he falls unconscious.</w:t>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Chapter 7: James wakes up to find he had died again, and lost everything. James is found by Drake and his party, who take him to the Dragon Trog Tribe. James learns he is a “newt”, or Newly Transmitted, and this world is known as the Underneath.</w:t>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Chapter 8: James meets Boris, the quartermaster, and gets all sorts of rad gear as a member, although he is told that it’s on credit. He learns that the humans of the Underneath have formed more or less three groups: the nomadic Trog Tribes, who wander the Underneath, the Holds that stay in place and the Wayfarers, small parties that travel from Hold to Hold.</w:t>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James also learns that what he wrongly believed to be an experience meter is actually a wound meter.</w:t>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Chapter 9: James puts on the very strange clothing that seems to make no sense. He hangs out with Drake’s party, who tell him what they know of the system screens. One finger accesses a screen that allows enchantment, which sometimes causes curses instead. But the thumb-trees have no explanation, and theories abound about how to make them grow or shrink. However, they are the one thing that carries between death-resets.</w:t>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Chapter 10: James can’t join Drake’s epic party of Salamanders, because he’s still a newt. He heads over to training, where he meets some other newts and a Transmitted Watcher training them, who warns him that the only thing that matters is survival. The Tribe slowly marches through the tunnel in search of untouched caves to exploit, when a band of trolls attack and kill another newt.</w:t>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Chapter 11: The Salamanders of Drake’s party are unmoved by the death. James go on an adventure with a party, where they kill some monsters and eventually find a room. These rooms either have a door trap, a room curse, or both. They also have a monster. After charging inside (and James accidentally setting off a room curse) they get some phat loot, including a sword and a scroll for James.</w:t>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These scrolls are one-use magic spells, but Boris tells him this the scroll is merely “reduce hunger,” a common scroll that’s more or less just an easy-to-carry meal. He still gets credit for it, and keeps his cool new sword.</w:t>
      </w:r>
    </w:p>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Chapter 12: Months later, the Dragon Trogdolyte Tribe prepares to assault a Labyrinth, one of the dungeons that guards the gates between worlds. They head to the Blue Sunrise Hold, where James meets up with Tim Ruby, an old friend who was transmitted for slacking. James learns that there have been Trog-Hold wars, as recent as years ago, and feels subtly uncomfortable.</w:t>
      </w:r>
    </w:p>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Chapter 13: James learns the rules of the Labyrinth: after opening the door, the would-be worldclimbers have a set time to find their way through the maze until they find the Guardian, and kill it. There’s a time limit, though: if enough time passes, the outer doors shut, and everyone inside must fight or die.</w:t>
      </w:r>
    </w:p>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Boris gives James some extra-sweet gear, since if the Tribe doesn’t make it, it’s wasted, and if they do make it, the next world’s machines can produce higher-quality items for cheaper.</w:t>
      </w:r>
    </w:p>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Chapter 14: The Tribe assaults the Labyrinth and gets deep inside. However, there are sheer swarms of scorpions in the boss room, and although they manage to kill most of them and the spawners, they are unable to kill the sub-Guardians fast enough to take on the true Guardian, a giant scorpion. Drake and his party are killed, and an officer orders every to retreat. James dives for the door…</w:t>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Chapter 15: Only James and Wanda, another Trog, escape. They loot the camp for whatever they can find and, for lack of anything else, head back to the Blue Sunrise Hold. But on the way, a group of trolls attacks and kills Wanda, leaving James alone.</w:t>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Chapter 16: James is picked up by a patrol of the Blue Sunrise Hold. The Hold agrees to let him stay as long as he behaves, including selling his items to him. He decides to keep some in his inventory or under his bed as needed.</w:t>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Chapter 17: James takes to life in the Hold as a new Level 0 Citizen. While the Hold is not an unpleasant place to live, he notices that the same patterns of the Scale are repeated here, including tiers of citizenry and taxation. When a Trog Tribe passes by, he realizes Trogs may not be the answer either, since this Tribes does not want to worldclimb, either.</w:t>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Chapter 18: James attends an auction to find the rich Level 2 Citizens spending immense sums on resources the Hold gains, either to grow rare plants, craft powerful items, or, in the case of one woman, simply add to her collection of ultra-rare equipment. James feels distress at this and doesn’t know what to do, but finds his equipment gone.</w:t>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Chapter 19: James ends up raging at the Hold over the theft and stirs up enough trouble until he gets thrown in the jail. The Healer in charge of the Hold demands he either decide to become an ordinary, obedient citizen, or leave the Hold… within a week!</w:t>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Chapter 20: Unable to find a Trog Tribe, James tries his luck with the Wayfarers. Almost all of the parties reject him, but one takes to his mixture of honesty and forthrightness. They explain that Lucky, one of their members, is convinced that Labyrinth fights are scaled to the number of people entering, and thus the Dragon Trog Tribe was doomed from the start. Lucky agrees to let James join after looking at his mysterious tree screen, and James now has a new party!</w:t>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Chapter 21: James’s new party heads over to the hold’s armory surplus, where the quartermaster is incredibly happy to see Lucky of all people. After causally paying them an large sum of materials, the party gets James equipped with high-end gear and weaponry.</w:t>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Chapter 22: The party searches the lower tunnels in search of rooms. Lucky, in turns out, is insanely lucky, and any jar of treasure she opens will have insane loot in it. It also seems Lucky and Ralph can interpret the mysterious symbols on room doors. Lucky, however, tends to wander off in the middle of the ‘night’, and Ralph speculates something traumatic must have happened to her.</w:t>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Chapter 23: The party agrees to assault a Labyrinth. On arrival, they find the Lion Trog Tribe planning to assault, themselves. As whoever wins will close the Labyrinth permanently, Fred argues they should join the Lions. Lucky argues that the day is unlucky, and waiting one more day would be better. Eventually the party sides with Lucky.</w:t>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Chapter 24: They wait a day. The worldclimbers of the party tell James about the War of Indenture on the Surface: a perpetual struggle between slave-holding cities and free cities, both of which need large numbers of agricultural workers to keep themselves fed. Meanwhile, the Lions try but are destroyed. James rages, then feels guilt for not telling them.</w:t>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Chapter 25: The party assaults the Labyrinth on Lucky’s perfect day, and find the monsters much less numerous. On attacking the Guardian, however, monsters spill from behind while the spawners activate, and in the chaos Fred is badly injured. Lucky spams fire spears at the end and the Guardian flashes into light.</w:t>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Chapter 26: They’ve killed the Guardian, and worldclimbed! But Fred is too badly injured to continue, and after seeing the Surface for himself, throws away his Phoenix Sword and dies. Tension begins building in the party.</w:t>
      </w:r>
    </w:p>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Chapter 27: The tension grows, and suddenly they start arguging with Lucky. Why didn’t her luck help Fred? And where did she get all of those fire spear scrolls? Things snap when the rest of the party cuts down what (in her opinion) is the wrong tree, and after the argument grows she ends up revealing her hair—she’s a Perfect!</w:t>
      </w:r>
    </w:p>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Chapter 28: Lucky is actually Athena Perl, a Perfect who was Transmitted after falling in love with an Unwanted named Joshua. She has a bonnet because otherwise she’s been horribly mistreated and abused by the rest of the Transmitted. She knows things about the Tower of Worlds (as she calls it) and that the screen of two trees represents what this mysterious culture considered good and evil. The white tree, </w:t>
      </w:r>
      <w:r w:rsidDel="00000000" w:rsidR="00000000" w:rsidRPr="00000000">
        <w:rPr>
          <w:rFonts w:ascii="Cambria" w:cs="Cambria" w:eastAsia="Cambria" w:hAnsi="Cambria"/>
          <w:b w:val="0"/>
          <w:bCs w:val="0"/>
          <w:i w:val="1"/>
          <w:iCs w:val="1"/>
          <w:smallCaps w:val="0"/>
          <w:strike w:val="0"/>
          <w:color w:val="000000"/>
          <w:sz w:val="24"/>
          <w:szCs w:val="24"/>
          <w:u w:val="none"/>
          <w:shd w:fill="auto" w:val="clear"/>
          <w:vertAlign w:val="baseline"/>
          <w:rtl w:val="0"/>
        </w:rPr>
        <w:t xml:space="preserve">arete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makes better drops, and thus gave Lucky “luck.” The black tree spawns monsters, and they have to burn the right kind of logs to prevent them from spawning. The party accepts her, and tension dissipates… sort of.</w:t>
      </w:r>
    </w:p>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Chapter 29: Lucky explains the strange magic system of the Tower of Worlds: to cast a spell requires the chants found on the scrolls, magical capacity given by the “Magic” (Crane) stat, and magical color. This color shines from the stars at certain intervals, and can be also radiated by some items and monsters, as well as temporarily by burning a scroll. Their discussion is interrupted by coming across an allegedly friendly patrol.</w:t>
      </w:r>
    </w:p>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Chapter 30: Though trickery, they ambush and kill the patrol, which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RETCON ALERT</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everyone but James knew were Slavers all along. They head their way, only to be attacked by monsters during the night—it turns out their actions have jacked up their </w:t>
      </w:r>
      <w:r w:rsidDel="00000000" w:rsidR="00000000" w:rsidRPr="00000000">
        <w:rPr>
          <w:rFonts w:ascii="Cambria" w:cs="Cambria" w:eastAsia="Cambria" w:hAnsi="Cambria"/>
          <w:b w:val="0"/>
          <w:bCs w:val="0"/>
          <w:i w:val="1"/>
          <w:iCs w:val="1"/>
          <w:smallCaps w:val="0"/>
          <w:strike w:val="0"/>
          <w:color w:val="000000"/>
          <w:sz w:val="24"/>
          <w:szCs w:val="24"/>
          <w:u w:val="none"/>
          <w:shd w:fill="auto" w:val="clear"/>
          <w:vertAlign w:val="baseline"/>
          <w:rtl w:val="0"/>
        </w:rPr>
        <w:t xml:space="preserve">hamartia</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so high that now they’re in constant danger of monsters spawning, even with Lucky’s special logs.</w:t>
      </w:r>
    </w:p>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Chapter 31: They arrive at a town, where Ralph talks to a guard about an old battle they both fought in (and Ralph died in.) They file for ID cards that will make them welcome in most of the Free cities, and then discuss their next moves. A barmaid tells them that Northwood City has a system for reuniting separated people and everyone, except strangely for Lucky, is psyched about going there.</w:t>
      </w:r>
    </w:p>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Chapter 32: On the trip, Lucky tells the others about the true namse of the stats, named after animals considered paragons: Lion, Gorilla, Crane, Speed, and Ambush, though Lucky is uncertian about the specific animals in the last two. Lucky mentions the Perfects aren’t certain despite testing it, and it wasn’t in the manual, but then immediately ends the discussion.</w:t>
      </w:r>
    </w:p>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Chapter 33: They arrive at Northwood City, and discuss what to do. The rest party wants to keep looking for jobs to pay for much better gear, but James wants to look for Stella. While musing about his next steps, he shows up at a factory’s open house and sees the many machines there, following rules which do not exist on Earth. Passing by the workshop, James spots Stella herself.</w:t>
      </w:r>
    </w:p>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Chapter 34: It </w:t>
      </w:r>
      <w:r w:rsidDel="00000000" w:rsidR="00000000" w:rsidRPr="00000000">
        <w:rPr>
          <w:rFonts w:ascii="Cambria" w:cs="Cambria" w:eastAsia="Cambria" w:hAnsi="Cambria"/>
          <w:b w:val="0"/>
          <w:bCs w:val="0"/>
          <w:i w:val="1"/>
          <w:iCs w:val="1"/>
          <w:smallCaps w:val="0"/>
          <w:strike w:val="0"/>
          <w:color w:val="000000"/>
          <w:sz w:val="24"/>
          <w:szCs w:val="24"/>
          <w:u w:val="none"/>
          <w:shd w:fill="auto" w:val="clear"/>
          <w:vertAlign w:val="baseline"/>
          <w:rtl w:val="0"/>
        </w:rPr>
        <w:t xml:space="preserve">is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Stella! They go home to Stella’s apartment, where she reveals she is saving money for a future house for them to live together in. James proposes, and they head to say goodbye to the rest of his party. But Lucky takes them both aside immediately and warns them that they are in grave danger.</w:t>
      </w:r>
    </w:p>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Chapter 35: They flee the city, Stella trying but failing to get money from the bank since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RETCON ALERT</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they run out of time and there’s a crowd. James ends up bluffing about being part of a secret cult to get out.</w:t>
      </w:r>
    </w:p>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Chapter 36: Far from the city, Lucky reveals herself to Stella and tells them of the mysteries of the Oru: a very human alien race that created the Tower of Worlds for some unknown reason. Although the Oru seem to have destroyed themselves in some kind of colossal disaster, a human ship discovered the remains of a satellite and brought it back. The descendants of this ship were the first Perfect, splicing Oru genes into themselves and others to recreate the Oru castes that could activate features on the satellite.</w:t>
      </w:r>
    </w:p>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1"/>
          <w:iCs w:val="1"/>
          <w:smallCaps w:val="0"/>
          <w:strike w:val="0"/>
          <w:color w:val="000000"/>
          <w:sz w:val="24"/>
          <w:szCs w:val="24"/>
          <w:u w:val="none"/>
          <w:shd w:fill="auto" w:val="clear"/>
          <w:vertAlign w:val="baseline"/>
          <w:rtl w:val="0"/>
        </w:rPr>
        <w:t xml:space="preserve">Why</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the Oru created the Tower of Worlds is still a mystery. Theory A proponents hold that it was a kind of elaborate live-action MMORPG. Theory B proponents hold that it was a kind of religious ritual based on the Oru concept of the afterlife, as the “scrolls” appear to be sections from Oru scriptures. Or it’s possible that whatever the Oru wanted out of the Tower of Worlds, it had no correspondence to Earth culture.</w:t>
      </w:r>
    </w:p>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Chapter 37: Lucky continues by </w:t>
      </w:r>
      <w:ins w:author="Corinna Turner" w:id="0" w:date="2026-07-31T16:58:56Z">
        <w:r w:rsidDel="00000000" w:rsidR="00000000" w:rsidRPr="00000000">
          <w:rPr>
            <w:rtl w:val="0"/>
            <w:rPrChange w:author="Corinna Turner" w:id="1" w:date="2026-07-31T16:58:56Z">
              <w:rPr>
                <w:rFonts w:ascii="Cambria" w:cs="Cambria" w:eastAsia="Cambria" w:hAnsi="Cambria"/>
                <w:b w:val="0"/>
                <w:bCs w:val="0"/>
                <w:i w:val="0"/>
                <w:iCs w:val="0"/>
                <w:smallCaps w:val="0"/>
                <w:strike w:val="0"/>
                <w:color w:val="000000"/>
                <w:sz w:val="24"/>
                <w:szCs w:val="24"/>
                <w:u w:val="none"/>
                <w:shd w:fill="auto" w:val="clear"/>
                <w:vertAlign w:val="baseline"/>
              </w:rPr>
            </w:rPrChange>
          </w:rPr>
          <w:t xml:space="preserve">warning that the</w:t>
        </w:r>
      </w:ins>
      <w:del w:author="Corinna Turner" w:id="0" w:date="2026-07-31T16:58:56Z">
        <w:r w:rsidDel="00000000" w:rsidR="00000000" w:rsidRPr="00000000">
          <w:rPr>
            <w:rtl w:val="0"/>
            <w:rPrChange w:author="Corinna Turner" w:id="1" w:date="2026-07-31T16:58:56Z">
              <w:rPr>
                <w:rFonts w:ascii="Cambria" w:cs="Cambria" w:eastAsia="Cambria" w:hAnsi="Cambria"/>
                <w:b w:val="0"/>
                <w:bCs w:val="0"/>
                <w:i w:val="0"/>
                <w:iCs w:val="0"/>
                <w:smallCaps w:val="0"/>
                <w:strike w:val="0"/>
                <w:color w:val="000000"/>
                <w:sz w:val="24"/>
                <w:szCs w:val="24"/>
                <w:u w:val="none"/>
                <w:shd w:fill="auto" w:val="clear"/>
                <w:vertAlign w:val="baseline"/>
              </w:rPr>
            </w:rPrChange>
          </w:rPr>
          <w:delText xml:space="preserve">warning the</w:delText>
        </w:r>
      </w:del>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Oru had a concept of the living interfering with the </w:t>
      </w:r>
      <w:commentRangeStart w:id="0"/>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dead</w:t>
      </w:r>
      <w:commentRangeEnd w:id="0"/>
      <w:r w:rsidDel="00000000" w:rsidR="00000000" w:rsidRPr="00000000">
        <w:commentReference w:id="0"/>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you could pay to have the dead cursed or blessed. And the same is true of the human Perfects: they can pay money to help or hinder the Transmitted. Lucky fears that the Perfects would send Titans to destroy whatever city they stay in, as three of the people they hate the most are together. Their only option is to climb to the fourth world, where the cameras can’t go and there is no apparent way to interfere with the Transmitted. The party all agrees to go.</w:t>
      </w:r>
    </w:p>
    <w:bookmarkStart w:colFirst="0" w:colLast="0" w:name="ok5b5aitw1tz" w:id="0"/>
    <w:bookmarkEnd w:id="0"/>
    <w:p w:rsidR="00000000" w:rsidDel="00000000" w:rsidP="00000000" w:rsidRDefault="00000000" w:rsidRPr="00000000" w14:paraId="00000031">
      <w:pPr>
        <w:pStyle w:val="Heading2"/>
        <w:rPr/>
      </w:pPr>
      <w:r w:rsidDel="00000000" w:rsidR="00000000" w:rsidRPr="00000000">
        <w:rPr>
          <w:rtl w:val="0"/>
        </w:rPr>
        <w:t xml:space="preserve">Interlude: Vulkan Lisp</w:t>
      </w:r>
    </w:p>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Vulkan Lisp sat back in his chair, </w:t>
      </w:r>
      <w:commentRangeStart w:id="1"/>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watching on his screen the party of the three people he hated the most went to bed</w:t>
      </w:r>
      <w:commentRangeEnd w:id="1"/>
      <w:r w:rsidDel="00000000" w:rsidR="00000000" w:rsidRPr="00000000">
        <w:commentReference w:id="1"/>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So Athena had finally done it. She had finally talked about the Oru.</w:t>
      </w:r>
    </w:p>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Unfortunately, it didn’t look like the two lovebirds were going to sleep with each other, and even more unfortunately, unless they were completely filled with their sick trans-Scale desires, they probably weren’t going to do so while knowing he was watching. He swiped up the menu and sent them a leaf of </w:t>
      </w:r>
      <w:r w:rsidDel="00000000" w:rsidR="00000000" w:rsidRPr="00000000">
        <w:rPr>
          <w:rFonts w:ascii="Cambria" w:cs="Cambria" w:eastAsia="Cambria" w:hAnsi="Cambria"/>
          <w:b w:val="0"/>
          <w:bCs w:val="0"/>
          <w:i w:val="1"/>
          <w:iCs w:val="1"/>
          <w:smallCaps w:val="0"/>
          <w:strike w:val="0"/>
          <w:color w:val="000000"/>
          <w:sz w:val="24"/>
          <w:szCs w:val="24"/>
          <w:u w:val="none"/>
          <w:shd w:fill="auto" w:val="clear"/>
          <w:vertAlign w:val="baseline"/>
          <w:rtl w:val="0"/>
        </w:rPr>
        <w:t xml:space="preserve">hamartia</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each.</w:t>
      </w:r>
    </w:p>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How could that looselegs Thinker turn him down? He had offered—just one time, and she could stay. He’d even make sure there was no unwanted mingling of genes! But she had refused, calmly saying she would never do that. And then she had managed to find a Trog Tribe before he could even fully enjoy tormenting her with monsters.</w:t>
      </w:r>
    </w:p>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That </w:t>
      </w:r>
      <w:commentRangeStart w:id="2"/>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nurcking</w:t>
      </w:r>
      <w:commentRangeEnd w:id="2"/>
      <w:r w:rsidDel="00000000" w:rsidR="00000000" w:rsidRPr="00000000">
        <w:commentReference w:id="2"/>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Worker, too, who had the </w:t>
      </w:r>
      <w:r w:rsidDel="00000000" w:rsidR="00000000" w:rsidRPr="00000000">
        <w:rPr>
          <w:rFonts w:ascii="Cambria" w:cs="Cambria" w:eastAsia="Cambria" w:hAnsi="Cambria"/>
          <w:b w:val="0"/>
          <w:bCs w:val="0"/>
          <w:i w:val="1"/>
          <w:iCs w:val="1"/>
          <w:smallCaps w:val="0"/>
          <w:strike w:val="0"/>
          <w:color w:val="000000"/>
          <w:sz w:val="24"/>
          <w:szCs w:val="24"/>
          <w:u w:val="none"/>
          <w:shd w:fill="auto" w:val="clear"/>
          <w:vertAlign w:val="baseline"/>
          <w:rtl w:val="0"/>
        </w:rPr>
        <w:t xml:space="preserve">temerity</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to slap him. Every time he remembered it he became </w:t>
      </w:r>
      <w:commentRangeStart w:id="3"/>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angry</w:t>
      </w:r>
      <w:commentRangeEnd w:id="3"/>
      <w:r w:rsidDel="00000000" w:rsidR="00000000" w:rsidRPr="00000000">
        <w:commentReference w:id="3"/>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and angrier. He’d killed him 87 times with monsters, but that was still too few. Even when sending monsters in Labyrinths, or after that nurcker escaped that first time, he’d never managed to do it again. But that would change. Oh, yes, it would.</w:t>
      </w:r>
    </w:p>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He looked through the menu again, and his finger hovered </w:t>
      </w:r>
      <w:ins w:author="Naomi Neenan" w:id="2" w:date="2026-07-30T21:50:50Z">
        <w:r w:rsidDel="00000000" w:rsidR="00000000" w:rsidRPr="00000000">
          <w:rPr>
            <w:rtl w:val="0"/>
            <w:rPrChange w:author="Naomi Neenan" w:id="3" w:date="2026-07-30T21:50:50Z">
              <w:rPr>
                <w:rFonts w:ascii="Cambria" w:cs="Cambria" w:eastAsia="Cambria" w:hAnsi="Cambria"/>
                <w:b w:val="0"/>
                <w:bCs w:val="0"/>
                <w:i w:val="0"/>
                <w:iCs w:val="0"/>
                <w:smallCaps w:val="0"/>
                <w:strike w:val="0"/>
                <w:color w:val="000000"/>
                <w:sz w:val="24"/>
                <w:szCs w:val="24"/>
                <w:u w:val="none"/>
                <w:shd w:fill="auto" w:val="clear"/>
                <w:vertAlign w:val="baseline"/>
              </w:rPr>
            </w:rPrChange>
          </w:rPr>
          <w:t xml:space="preserve">over</w:t>
        </w:r>
      </w:ins>
      <w:del w:author="Naomi Neenan" w:id="2" w:date="2026-07-30T21:50:50Z">
        <w:r w:rsidDel="00000000" w:rsidR="00000000" w:rsidRPr="00000000">
          <w:rPr>
            <w:rtl w:val="0"/>
            <w:rPrChange w:author="Naomi Neenan" w:id="3" w:date="2026-07-30T21:50:50Z">
              <w:rPr>
                <w:rFonts w:ascii="Cambria" w:cs="Cambria" w:eastAsia="Cambria" w:hAnsi="Cambria"/>
                <w:b w:val="0"/>
                <w:bCs w:val="0"/>
                <w:i w:val="0"/>
                <w:iCs w:val="0"/>
                <w:smallCaps w:val="0"/>
                <w:strike w:val="0"/>
                <w:color w:val="000000"/>
                <w:sz w:val="24"/>
                <w:szCs w:val="24"/>
                <w:u w:val="none"/>
                <w:shd w:fill="auto" w:val="clear"/>
                <w:vertAlign w:val="baseline"/>
              </w:rPr>
            </w:rPrChange>
          </w:rPr>
          <w:delText xml:space="preserve">with</w:delText>
        </w:r>
      </w:del>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his favorite words in Oru: </w:t>
      </w:r>
      <w:r w:rsidDel="00000000" w:rsidR="00000000" w:rsidRPr="00000000">
        <w:rPr>
          <w:rFonts w:ascii="Cambria" w:cs="Cambria" w:eastAsia="Cambria" w:hAnsi="Cambria"/>
          <w:b w:val="0"/>
          <w:bCs w:val="0"/>
          <w:i w:val="1"/>
          <w:iCs w:val="1"/>
          <w:smallCaps w:val="0"/>
          <w:strike w:val="0"/>
          <w:color w:val="000000"/>
          <w:sz w:val="24"/>
          <w:szCs w:val="24"/>
          <w:u w:val="none"/>
          <w:shd w:fill="auto" w:val="clear"/>
          <w:vertAlign w:val="baseline"/>
          <w:rtl w:val="0"/>
        </w:rPr>
        <w:t xml:space="preserve">Send monsters.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But he knew that doing so would only be a confirmation of Athena’s words. He hated her so much.</w:t>
      </w:r>
    </w:p>
    <w:p w:rsidR="00000000" w:rsidDel="00000000" w:rsidP="00000000" w:rsidRDefault="00000000" w:rsidRPr="00000000" w14:paraId="0000003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Why </w:t>
      </w:r>
      <w:r w:rsidDel="00000000" w:rsidR="00000000" w:rsidRPr="00000000">
        <w:rPr>
          <w:rFonts w:ascii="Cambria" w:cs="Cambria" w:eastAsia="Cambria" w:hAnsi="Cambria"/>
          <w:b w:val="0"/>
          <w:bCs w:val="0"/>
          <w:i w:val="1"/>
          <w:iCs w:val="1"/>
          <w:smallCaps w:val="0"/>
          <w:strike w:val="0"/>
          <w:color w:val="000000"/>
          <w:sz w:val="24"/>
          <w:szCs w:val="24"/>
          <w:u w:val="none"/>
          <w:shd w:fill="auto" w:val="clear"/>
          <w:vertAlign w:val="baseline"/>
          <w:rtl w:val="0"/>
        </w:rPr>
        <w:t xml:space="preserve">hadn’t</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she wanted him? Him, the son of a Supreme Council family! Their genetics would have produced a wonderful match, just as the Supreme Council had designed. Their children would have, in addition to being closer to pure-bred Oru, be</w:t>
      </w:r>
      <w:ins w:author="Naomi Neenan" w:id="4" w:date="2026-07-30T21:51:15Z">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en</w:t>
        </w:r>
      </w:ins>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in line for the Supreme Council themselves. But no. She had </w:t>
      </w:r>
      <w:r w:rsidDel="00000000" w:rsidR="00000000" w:rsidRPr="00000000">
        <w:rPr>
          <w:rFonts w:ascii="Cambria" w:cs="Cambria" w:eastAsia="Cambria" w:hAnsi="Cambria"/>
          <w:b w:val="0"/>
          <w:bCs w:val="0"/>
          <w:i w:val="1"/>
          <w:iCs w:val="1"/>
          <w:smallCaps w:val="0"/>
          <w:strike w:val="0"/>
          <w:color w:val="000000"/>
          <w:sz w:val="24"/>
          <w:szCs w:val="24"/>
          <w:u w:val="none"/>
          <w:shd w:fill="auto" w:val="clear"/>
          <w:vertAlign w:val="baseline"/>
          <w:rtl w:val="0"/>
        </w:rPr>
        <w:t xml:space="preserve">wasted</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it. When they had stumbled on what she was doing in secret…</w:t>
      </w:r>
    </w:p>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Some of the Perfects had it set up so that their favorite Transmitted always got topped up with </w:t>
      </w:r>
      <w:r w:rsidDel="00000000" w:rsidR="00000000" w:rsidRPr="00000000">
        <w:rPr>
          <w:rFonts w:ascii="Cambria" w:cs="Cambria" w:eastAsia="Cambria" w:hAnsi="Cambria"/>
          <w:b w:val="0"/>
          <w:bCs w:val="0"/>
          <w:i w:val="1"/>
          <w:iCs w:val="1"/>
          <w:smallCaps w:val="0"/>
          <w:strike w:val="0"/>
          <w:color w:val="000000"/>
          <w:sz w:val="24"/>
          <w:szCs w:val="24"/>
          <w:u w:val="none"/>
          <w:shd w:fill="auto" w:val="clear"/>
          <w:vertAlign w:val="baseline"/>
          <w:rtl w:val="0"/>
        </w:rPr>
        <w:t xml:space="preserve">hamartia</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if it ever dipped too low. Vulkan never did that, preferring the delight of direct punishment over the efficiency of credits. Besides, he had more than enough credits to so exquisitely spend.</w:t>
      </w:r>
    </w:p>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But Athena had—she had not outsmarted him. No one ever could. But she was still too nurcking smart. He had stayed up all night so he </w:t>
      </w:r>
      <w:r w:rsidDel="00000000" w:rsidR="00000000" w:rsidRPr="00000000">
        <w:rPr>
          <w:rFonts w:ascii="Cambria" w:cs="Cambria" w:eastAsia="Cambria" w:hAnsi="Cambria"/>
          <w:b w:val="0"/>
          <w:bCs w:val="0"/>
          <w:i w:val="1"/>
          <w:iCs w:val="1"/>
          <w:smallCaps w:val="0"/>
          <w:strike w:val="0"/>
          <w:color w:val="000000"/>
          <w:sz w:val="24"/>
          <w:szCs w:val="24"/>
          <w:u w:val="none"/>
          <w:shd w:fill="auto" w:val="clear"/>
          <w:vertAlign w:val="baseline"/>
          <w:rtl w:val="0"/>
        </w:rPr>
        <w:t xml:space="preserve">could</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send a Titan to crush her and the lovebirds, and they had managed to escape city limits just in time</w:t>
      </w:r>
      <w:commentRangeStart w:id="4"/>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t>
      </w:r>
      <w:commentRangeEnd w:id="4"/>
      <w:r w:rsidDel="00000000" w:rsidR="00000000" w:rsidRPr="00000000">
        <w:commentReference w:id="4"/>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And he didn’t have unlimited credits… or did he?</w:t>
      </w:r>
    </w:p>
    <w:p w:rsidR="00000000" w:rsidDel="00000000" w:rsidP="00000000" w:rsidRDefault="00000000" w:rsidRPr="00000000" w14:paraId="0000003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He tapped the familiar time controls to rewind and clip the whole conversation. He didn’t know why the Oru had built this place any more than his father did, but the Oru Perfects had evidently enjoyed making their criminals suffer just as much as human Perfects. After all, the recordings of the cameras lasted for a whole year even without being clipped—</w:t>
      </w:r>
      <w:commentRangeStart w:id="5"/>
      <w:commentRangeStart w:id="6"/>
      <w:commentRangeStart w:id="7"/>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and all of the good stuff had</w:t>
      </w:r>
      <w:commentRangeEnd w:id="5"/>
      <w:r w:rsidDel="00000000" w:rsidR="00000000" w:rsidRPr="00000000">
        <w:commentReference w:id="5"/>
      </w:r>
      <w:commentRangeEnd w:id="6"/>
      <w:r w:rsidDel="00000000" w:rsidR="00000000" w:rsidRPr="00000000">
        <w:commentReference w:id="6"/>
      </w:r>
      <w:commentRangeEnd w:id="7"/>
      <w:r w:rsidDel="00000000" w:rsidR="00000000" w:rsidRPr="00000000">
        <w:commentReference w:id="7"/>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Vulkan tapped up an email. He would have to be respectful, but there was no reason Father would say “no.”</w:t>
      </w:r>
    </w:p>
    <w:p w:rsidR="00000000" w:rsidDel="00000000" w:rsidP="00000000" w:rsidRDefault="00000000" w:rsidRPr="00000000" w14:paraId="0000003C">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480" w:right="48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To: Achilles Lisp</w:t>
        <w:br w:type="textWrapping"/>
      </w:r>
    </w:p>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480" w:right="48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Father,</w:t>
      </w:r>
    </w:p>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480" w:right="48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Despite our agreement with her prior to her Transmission, Athena has now told other Transmitted about the Oru. See attached clip for further information. I humbly request permission to use credits from the Stability Reserve Fund as needed to insure her talkativity does not spread.</w:t>
      </w:r>
    </w:p>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480" w:right="48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Sincerely, your son,</w:t>
        <w:br w:type="textWrapping"/>
        <w:t xml:space="preserve">Vulkan Lisp</w:t>
      </w:r>
    </w:p>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He tapped to attach the clip, then </w:t>
      </w:r>
      <w:commentRangeStart w:id="8"/>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send</w:t>
      </w:r>
      <w:commentRangeEnd w:id="8"/>
      <w:r w:rsidDel="00000000" w:rsidR="00000000" w:rsidRPr="00000000">
        <w:commentReference w:id="8"/>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it off.</w:t>
      </w:r>
    </w:p>
    <w:p w:rsidR="00000000" w:rsidDel="00000000" w:rsidP="00000000" w:rsidRDefault="00000000" w:rsidRPr="00000000" w14:paraId="0000004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It would take some time. Father would have to at least have an affirmative vote from another Supreme Council member to disburse the funds. But even a small fraction would be enough.</w:t>
      </w:r>
    </w:p>
    <w:p w:rsidR="00000000" w:rsidDel="00000000" w:rsidP="00000000" w:rsidRDefault="00000000" w:rsidRPr="00000000" w14:paraId="0000004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Until then, he had stayed up all night for no good reason so far. Time for some entertainment.</w:t>
      </w:r>
    </w:p>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He swiped out of the live cameras and went to the archival footage, playing one of his favorites.</w:t>
      </w:r>
    </w:p>
    <w:p w:rsidR="00000000" w:rsidDel="00000000" w:rsidP="00000000" w:rsidRDefault="00000000" w:rsidRPr="00000000" w14:paraId="0000004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Vulkan Lisp had not been able to </w:t>
      </w:r>
      <w:commentRangeStart w:id="9"/>
      <w:commentRangeStart w:id="10"/>
      <w:commentRangeStart w:id="11"/>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have</w:t>
      </w:r>
      <w:commentRangeEnd w:id="9"/>
      <w:r w:rsidDel="00000000" w:rsidR="00000000" w:rsidRPr="00000000">
        <w:commentReference w:id="9"/>
      </w:r>
      <w:commentRangeEnd w:id="10"/>
      <w:r w:rsidDel="00000000" w:rsidR="00000000" w:rsidRPr="00000000">
        <w:commentReference w:id="10"/>
      </w:r>
      <w:commentRangeEnd w:id="11"/>
      <w:r w:rsidDel="00000000" w:rsidR="00000000" w:rsidRPr="00000000">
        <w:commentReference w:id="11"/>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Athena Perl. But he could have the next best thing…</w:t>
      </w:r>
    </w:p>
    <w:bookmarkStart w:colFirst="0" w:colLast="0" w:name="exf3c0bj2qct" w:id="1"/>
    <w:bookmarkEnd w:id="1"/>
    <w:p w:rsidR="00000000" w:rsidDel="00000000" w:rsidP="00000000" w:rsidRDefault="00000000" w:rsidRPr="00000000" w14:paraId="00000045">
      <w:pPr>
        <w:pStyle w:val="Heading2"/>
        <w:rPr/>
      </w:pPr>
      <w:commentRangeStart w:id="12"/>
      <w:commentRangeStart w:id="13"/>
      <w:commentRangeStart w:id="14"/>
      <w:r w:rsidDel="00000000" w:rsidR="00000000" w:rsidRPr="00000000">
        <w:rPr>
          <w:rtl w:val="0"/>
        </w:rPr>
        <w:t xml:space="preserve">Learning spells</w:t>
      </w:r>
      <w:commentRangeEnd w:id="12"/>
      <w:r w:rsidDel="00000000" w:rsidR="00000000" w:rsidRPr="00000000">
        <w:commentReference w:id="12"/>
      </w:r>
      <w:commentRangeEnd w:id="13"/>
      <w:r w:rsidDel="00000000" w:rsidR="00000000" w:rsidRPr="00000000">
        <w:commentReference w:id="13"/>
      </w:r>
      <w:commentRangeEnd w:id="14"/>
      <w:r w:rsidDel="00000000" w:rsidR="00000000" w:rsidRPr="00000000">
        <w:commentReference w:id="14"/>
      </w:r>
      <w:r w:rsidDel="00000000" w:rsidR="00000000" w:rsidRPr="00000000">
        <w:rPr>
          <w:rtl w:val="0"/>
        </w:rPr>
      </w:r>
    </w:p>
    <w:p w:rsidR="00000000" w:rsidDel="00000000" w:rsidP="00000000" w:rsidRDefault="00000000" w:rsidRPr="00000000" w14:paraId="0000004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James did manage to sleep somehow. When he woke up, he saw Lucky poking the embers of last night’s fire back </w:t>
      </w:r>
      <w:commentRangeStart w:id="15"/>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into</w:t>
      </w:r>
      <w:commentRangeEnd w:id="15"/>
      <w:r w:rsidDel="00000000" w:rsidR="00000000" w:rsidRPr="00000000">
        <w:commentReference w:id="15"/>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life with another log. “This is a good day to show you all how to learn magic.”</w:t>
      </w:r>
    </w:p>
    <w:p w:rsidR="00000000" w:rsidDel="00000000" w:rsidP="00000000" w:rsidRDefault="00000000" w:rsidRPr="00000000" w14:paraId="0000004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They all gathered around.</w:t>
      </w:r>
    </w:p>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Lucky took out one of those ‘nurcking white bowls’ from her inventory, dropped a scroll into it, and then put it into the fire. The scroll blazed blue, but after a few seconds, it turned into ash. She dipped her finger in the ash, then drew a circle on the back of her left hand. The ashes flashed and disappeared. The rest of the ashes in the bowl also disappeared. “That’s it. But you need to do it when you already have access to that color of magic.”</w:t>
      </w:r>
    </w:p>
    <w:p w:rsidR="00000000" w:rsidDel="00000000" w:rsidP="00000000" w:rsidRDefault="00000000" w:rsidRPr="00000000" w14:paraId="0000004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“How the nurck was anyone ever supposed to figure </w:t>
      </w:r>
      <w:r w:rsidDel="00000000" w:rsidR="00000000" w:rsidRPr="00000000">
        <w:rPr>
          <w:rFonts w:ascii="Cambria" w:cs="Cambria" w:eastAsia="Cambria" w:hAnsi="Cambria"/>
          <w:b w:val="0"/>
          <w:bCs w:val="0"/>
          <w:i w:val="1"/>
          <w:iCs w:val="1"/>
          <w:smallCaps w:val="0"/>
          <w:strike w:val="0"/>
          <w:color w:val="000000"/>
          <w:sz w:val="24"/>
          <w:szCs w:val="24"/>
          <w:u w:val="none"/>
          <w:shd w:fill="auto" w:val="clear"/>
          <w:vertAlign w:val="baseline"/>
          <w:rtl w:val="0"/>
        </w:rPr>
        <w:t xml:space="preserve">that</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out?” Ralph about yelled.</w:t>
      </w:r>
    </w:p>
    <w:p w:rsidR="00000000" w:rsidDel="00000000" w:rsidP="00000000" w:rsidRDefault="00000000" w:rsidRPr="00000000" w14:paraId="0000004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“Oh, it’s explained in the manual. It’s just that the Supreme Council doesn’t give it out, and it’s written in Oru.”</w:t>
      </w:r>
    </w:p>
    <w:p w:rsidR="00000000" w:rsidDel="00000000" w:rsidP="00000000" w:rsidRDefault="00000000" w:rsidRPr="00000000" w14:paraId="0000004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“How do you access magic afterwards?” Violet asked.</w:t>
      </w:r>
    </w:p>
    <w:p w:rsidR="00000000" w:rsidDel="00000000" w:rsidP="00000000" w:rsidRDefault="00000000" w:rsidRPr="00000000" w14:paraId="0000004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t>
      </w:r>
      <w:r w:rsidDel="00000000" w:rsidR="00000000" w:rsidRPr="00000000">
        <w:rPr>
          <w:rFonts w:ascii="Cambria" w:cs="Cambria" w:eastAsia="Cambria" w:hAnsi="Cambria"/>
          <w:b w:val="0"/>
          <w:bCs w:val="0"/>
          <w:i w:val="1"/>
          <w:iCs w:val="1"/>
          <w:smallCaps w:val="0"/>
          <w:strike w:val="0"/>
          <w:color w:val="000000"/>
          <w:sz w:val="24"/>
          <w:szCs w:val="24"/>
          <w:u w:val="none"/>
          <w:shd w:fill="auto" w:val="clear"/>
          <w:vertAlign w:val="baseline"/>
          <w:rtl w:val="0"/>
        </w:rPr>
        <w:t xml:space="preserve">That’s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pretty simple,” Lucky said, and opened up her magic screen. She tapped on a bar with her finger, then tapped a button. Then she pointed at a tree stump. It sprang to life and within a few seconds, had regrown into a new tree in a haze of blue light. “That’s the simple way, but it’s slow and hard to use in battle.</w:t>
      </w:r>
    </w:p>
    <w:p w:rsidR="00000000" w:rsidDel="00000000" w:rsidP="00000000" w:rsidRDefault="00000000" w:rsidRPr="00000000" w14:paraId="0000004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“There’s a faster way. If you chant the first few words of the scroll, with correct pitch and intonation, you can use it without the magic screen. Once you have them memorized, it’s a lot quicker to use magic that way. Just be careful you don’t use it too often, or you’ll max out your magic bar and bad stuff happens.”</w:t>
      </w:r>
    </w:p>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“What kind of bad stuff?” James asked.</w:t>
      </w:r>
    </w:p>
    <w:p w:rsidR="00000000" w:rsidDel="00000000" w:rsidP="00000000" w:rsidRDefault="00000000" w:rsidRPr="00000000" w14:paraId="0000004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“Anything from temporary paralysis to being set on fire to being turned into a tree. And I’m not even joking about the last one.”</w:t>
      </w:r>
    </w:p>
    <w:p w:rsidR="00000000" w:rsidDel="00000000" w:rsidP="00000000" w:rsidRDefault="00000000" w:rsidRPr="00000000" w14:paraId="0000005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“How the nurck are you supposed to know what to chant?” Ralph asked.</w:t>
      </w:r>
    </w:p>
    <w:p w:rsidR="00000000" w:rsidDel="00000000" w:rsidP="00000000" w:rsidRDefault="00000000" w:rsidRPr="00000000" w14:paraId="0000005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“Oh, it’s written in Oru on the scroll. You just need to be able to read Oru. I will teach you, but it’s hard to learn the language, and it’s tonal, so if you get the pitches wrong, it’s not going to work.”</w:t>
      </w:r>
    </w:p>
    <w:p w:rsidR="00000000" w:rsidDel="00000000" w:rsidP="00000000" w:rsidRDefault="00000000" w:rsidRPr="00000000" w14:paraId="0000005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“The room curse where you can’t hit a certain pitch…” James started.</w:t>
      </w:r>
    </w:p>
    <w:p w:rsidR="00000000" w:rsidDel="00000000" w:rsidP="00000000" w:rsidRDefault="00000000" w:rsidRPr="00000000" w14:paraId="0000005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“Exactly. An anti-magic room curse, as clearly described in Oru poetry on the door to a room.”</w:t>
      </w:r>
    </w:p>
    <w:p w:rsidR="00000000" w:rsidDel="00000000" w:rsidP="00000000" w:rsidRDefault="00000000" w:rsidRPr="00000000" w14:paraId="0000005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“You knew all the room curses and didn’t tell us?” Ralph asked, shaking his head.</w:t>
      </w:r>
    </w:p>
    <w:p w:rsidR="00000000" w:rsidDel="00000000" w:rsidP="00000000" w:rsidRDefault="00000000" w:rsidRPr="00000000" w14:paraId="0000005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“There was a significant chance I could die, or a lot worse, if you knew I was a Perfect. But as it happens I always guessed right.”</w:t>
      </w:r>
    </w:p>
    <w:p w:rsidR="00000000" w:rsidDel="00000000" w:rsidP="00000000" w:rsidRDefault="00000000" w:rsidRPr="00000000" w14:paraId="0000005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James wanted to argue, but he realized Lucky had every reason to not trust them. But Violet beat him to it. “I realize you didn’t have a reason to trust us then, but why now?”</w:t>
      </w:r>
    </w:p>
    <w:p w:rsidR="00000000" w:rsidDel="00000000" w:rsidP="00000000" w:rsidRDefault="00000000" w:rsidRPr="00000000" w14:paraId="0000005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“Because I’m more likely to survive now,” Lucky said. “The price for being abandoned is a lot higher than if a party in the Underneath were to turn on me.” She said this calmly, meeting their eyes.</w:t>
      </w:r>
    </w:p>
    <w:p w:rsidR="00000000" w:rsidDel="00000000" w:rsidP="00000000" w:rsidRDefault="00000000" w:rsidRPr="00000000" w14:paraId="0000005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“Parties turned on you a lot?” Stella asked in concern.</w:t>
      </w:r>
    </w:p>
    <w:p w:rsidR="00000000" w:rsidDel="00000000" w:rsidP="00000000" w:rsidRDefault="00000000" w:rsidRPr="00000000" w14:paraId="0000005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“More times than I can remember or count.”</w:t>
      </w:r>
    </w:p>
    <w:p w:rsidR="00000000" w:rsidDel="00000000" w:rsidP="00000000" w:rsidRDefault="00000000" w:rsidRPr="00000000" w14:paraId="0000005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The camp fell quiet. “Lucky, can we all learn spells today?” Violet asked.</w:t>
      </w:r>
    </w:p>
    <w:p w:rsidR="00000000" w:rsidDel="00000000" w:rsidP="00000000" w:rsidRDefault="00000000" w:rsidRPr="00000000" w14:paraId="0000005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“Yeah, the blue stars are shining. Why?”</w:t>
      </w:r>
    </w:p>
    <w:p w:rsidR="00000000" w:rsidDel="00000000" w:rsidP="00000000" w:rsidRDefault="00000000" w:rsidRPr="00000000" w14:paraId="0000005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“Why don’t we learn all the blue spells we can?”</w:t>
      </w:r>
    </w:p>
    <w:p w:rsidR="00000000" w:rsidDel="00000000" w:rsidP="00000000" w:rsidRDefault="00000000" w:rsidRPr="00000000" w14:paraId="0000005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“How can you even tell what the color is?” Ralph asked. “The scrolls all look the same.”</w:t>
      </w:r>
    </w:p>
    <w:p w:rsidR="00000000" w:rsidDel="00000000" w:rsidP="00000000" w:rsidRDefault="00000000" w:rsidRPr="00000000" w14:paraId="0000005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“It’s written in Oru, presumably,” Stella said.</w:t>
      </w:r>
    </w:p>
    <w:p w:rsidR="00000000" w:rsidDel="00000000" w:rsidP="00000000" w:rsidRDefault="00000000" w:rsidRPr="00000000" w14:paraId="0000005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“In Oru numerology, when you add up the values of all the characters, yes,” Lucky said. “The last digit gives the color.”</w:t>
      </w:r>
    </w:p>
    <w:p w:rsidR="00000000" w:rsidDel="00000000" w:rsidP="00000000" w:rsidRDefault="00000000" w:rsidRPr="00000000" w14:paraId="0000006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“All this time we’ve been playing on extra hard mode simply because we can’t read Oru,” James said. “Whoever designed this place is probably rolling in his grave.”</w:t>
      </w:r>
    </w:p>
    <w:p w:rsidR="00000000" w:rsidDel="00000000" w:rsidP="00000000" w:rsidRDefault="00000000" w:rsidRPr="00000000" w14:paraId="0000006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“Maybe. But even with all we knew of the Oru—even with all </w:t>
      </w:r>
      <w:r w:rsidDel="00000000" w:rsidR="00000000" w:rsidRPr="00000000">
        <w:rPr>
          <w:rFonts w:ascii="Cambria" w:cs="Cambria" w:eastAsia="Cambria" w:hAnsi="Cambria"/>
          <w:b w:val="0"/>
          <w:bCs w:val="0"/>
          <w:i w:val="1"/>
          <w:iCs w:val="1"/>
          <w:smallCaps w:val="0"/>
          <w:strike w:val="0"/>
          <w:color w:val="000000"/>
          <w:sz w:val="24"/>
          <w:szCs w:val="24"/>
          <w:u w:val="none"/>
          <w:shd w:fill="auto" w:val="clear"/>
          <w:vertAlign w:val="baseline"/>
          <w:rtl w:val="0"/>
        </w:rPr>
        <w:t xml:space="preserve">I</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know of the Oru—we’ve still found it incredibly difficult to climb the worlds.”</w:t>
      </w:r>
    </w:p>
    <w:p w:rsidR="00000000" w:rsidDel="00000000" w:rsidP="00000000" w:rsidRDefault="00000000" w:rsidRPr="00000000" w14:paraId="0000006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“On that subject,” Ralph said. “Spells?”</w:t>
      </w:r>
    </w:p>
    <w:p w:rsidR="00000000" w:rsidDel="00000000" w:rsidP="00000000" w:rsidRDefault="00000000" w:rsidRPr="00000000" w14:paraId="0000006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“Sure,” Lucky said. “Show me and I’ll tell you which ones I know are blue.”</w:t>
      </w:r>
    </w:p>
    <w:p w:rsidR="00000000" w:rsidDel="00000000" w:rsidP="00000000" w:rsidRDefault="00000000" w:rsidRPr="00000000" w14:paraId="0000006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Blue seemed to be spells around healing, growth, or protection. James got another sanctuary spell like Lucky had, and one that gave a temporary shield. “Are there better names for these?” James asked.</w:t>
      </w:r>
    </w:p>
    <w:p w:rsidR="00000000" w:rsidDel="00000000" w:rsidP="00000000" w:rsidRDefault="00000000" w:rsidRPr="00000000" w14:paraId="0000006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“A possible translation of the actual name of ‘sanctuary’ is ‘When a man by a peaceful river sits,’” Lucky said.</w:t>
      </w:r>
    </w:p>
    <w:p w:rsidR="00000000" w:rsidDel="00000000" w:rsidP="00000000" w:rsidRDefault="00000000" w:rsidRPr="00000000" w14:paraId="0000006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“I think I’ll stick with ‘sanctuary.’” James said.</w:t>
      </w:r>
    </w:p>
    <w:p w:rsidR="00000000" w:rsidDel="00000000" w:rsidP="00000000" w:rsidRDefault="00000000" w:rsidRPr="00000000" w14:paraId="0000006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Between them they had one more ‘sanctuary’, which Ralph got, one more temporary shield, which Violet got, and two healing spells, which ended up with Stella and Violet. “Anything will help,” Stella said, but looked somehow </w:t>
      </w:r>
      <w:commentRangeStart w:id="16"/>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uncomfortable with it all</w:t>
      </w:r>
      <w:commentRangeEnd w:id="16"/>
      <w:r w:rsidDel="00000000" w:rsidR="00000000" w:rsidRPr="00000000">
        <w:commentReference w:id="16"/>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6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“Now what?” James asked.</w:t>
      </w:r>
    </w:p>
    <w:p w:rsidR="00000000" w:rsidDel="00000000" w:rsidP="00000000" w:rsidRDefault="00000000" w:rsidRPr="00000000" w14:paraId="0000006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“Now we decide what to do,” Lucky said. “Knowing that at this very moment, we’ve got an eager crowd watching us and recording our every word.”</w:t>
      </w:r>
    </w:p>
    <w:p w:rsidR="00000000" w:rsidDel="00000000" w:rsidP="00000000" w:rsidRDefault="00000000" w:rsidRPr="00000000" w14:paraId="0000006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“Nurck,” Ralph said, shaking his head. “They’ll know anything we try to do.”</w:t>
      </w:r>
    </w:p>
    <w:p w:rsidR="00000000" w:rsidDel="00000000" w:rsidP="00000000" w:rsidRDefault="00000000" w:rsidRPr="00000000" w14:paraId="0000006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“But we have to do something,” Stella said. “I’m not going to wait until they find some way to kill us or spawn a Titan or whatever other awful thing they can think of.”</w:t>
      </w:r>
    </w:p>
    <w:p w:rsidR="00000000" w:rsidDel="00000000" w:rsidP="00000000" w:rsidRDefault="00000000" w:rsidRPr="00000000" w14:paraId="0000006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“What </w:t>
      </w:r>
      <w:r w:rsidDel="00000000" w:rsidR="00000000" w:rsidRPr="00000000">
        <w:rPr>
          <w:rFonts w:ascii="Cambria" w:cs="Cambria" w:eastAsia="Cambria" w:hAnsi="Cambria"/>
          <w:b w:val="0"/>
          <w:bCs w:val="0"/>
          <w:i w:val="1"/>
          <w:iCs w:val="1"/>
          <w:smallCaps w:val="0"/>
          <w:strike w:val="0"/>
          <w:color w:val="000000"/>
          <w:sz w:val="24"/>
          <w:szCs w:val="24"/>
          <w:u w:val="none"/>
          <w:shd w:fill="auto" w:val="clear"/>
          <w:vertAlign w:val="baseline"/>
          <w:rtl w:val="0"/>
        </w:rPr>
        <w:t xml:space="preserve">is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a Titan?” James asked.</w:t>
      </w:r>
    </w:p>
    <w:p w:rsidR="00000000" w:rsidDel="00000000" w:rsidP="00000000" w:rsidRDefault="00000000" w:rsidRPr="00000000" w14:paraId="0000006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They all looked at him. “Lucky would know all the true details,” Ralph said. “But they’re big, huge kaiju-sized monsters that can attack cities. They drop really, </w:t>
      </w:r>
      <w:r w:rsidDel="00000000" w:rsidR="00000000" w:rsidRPr="00000000">
        <w:rPr>
          <w:rFonts w:ascii="Cambria" w:cs="Cambria" w:eastAsia="Cambria" w:hAnsi="Cambria"/>
          <w:b w:val="0"/>
          <w:bCs w:val="0"/>
          <w:i w:val="1"/>
          <w:iCs w:val="1"/>
          <w:smallCaps w:val="0"/>
          <w:strike w:val="0"/>
          <w:color w:val="000000"/>
          <w:sz w:val="24"/>
          <w:szCs w:val="24"/>
          <w:u w:val="none"/>
          <w:shd w:fill="auto" w:val="clear"/>
          <w:vertAlign w:val="baseline"/>
          <w:rtl w:val="0"/>
        </w:rPr>
        <w:t xml:space="preserve">REALLY</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high end materials if they’re killed.”</w:t>
      </w:r>
    </w:p>
    <w:p w:rsidR="00000000" w:rsidDel="00000000" w:rsidP="00000000" w:rsidRDefault="00000000" w:rsidRPr="00000000" w14:paraId="0000006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“We were refining some Titan drops a week ago,” Stella said. “The customer wanted a bunch of armor and a few Tower key fragments.”</w:t>
      </w:r>
    </w:p>
    <w:p w:rsidR="00000000" w:rsidDel="00000000" w:rsidP="00000000" w:rsidRDefault="00000000" w:rsidRPr="00000000" w14:paraId="0000007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James held his head. “Let me guess. To get into one of those Towers up to the next world, you need to kill a Titan for the key.”</w:t>
      </w:r>
    </w:p>
    <w:p w:rsidR="00000000" w:rsidDel="00000000" w:rsidP="00000000" w:rsidRDefault="00000000" w:rsidRPr="00000000" w14:paraId="0000007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“You need to kill all three, or at least get the portions of their heart needed to refine a key,” Violet said. “But</w:t>
      </w:r>
      <w:ins w:author="Corinna Turner" w:id="5" w:date="2026-07-31T17:06:27Z">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t>
        </w:r>
      </w:ins>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Lucky? Are we correct?”</w:t>
      </w:r>
    </w:p>
    <w:p w:rsidR="00000000" w:rsidDel="00000000" w:rsidP="00000000" w:rsidRDefault="00000000" w:rsidRPr="00000000" w14:paraId="0000007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“Correct so far,” Lucky said. “How they spawn is… complicated. They’ll spawn on their own if they haven’t been defeated in a while. Or if someone uses a summoning item. Or if a few bored Perfects decide to continue the War of Indenture.”</w:t>
      </w:r>
    </w:p>
    <w:p w:rsidR="00000000" w:rsidDel="00000000" w:rsidP="00000000" w:rsidRDefault="00000000" w:rsidRPr="00000000" w14:paraId="0000007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They all looked at her.</w:t>
      </w:r>
    </w:p>
    <w:p w:rsidR="00000000" w:rsidDel="00000000" w:rsidP="00000000" w:rsidRDefault="00000000" w:rsidRPr="00000000" w14:paraId="0000007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“No, really,” Lucky said. “The Perfects always spawn a Titan to attack a major city if one side gets too close to winning.”</w:t>
      </w:r>
    </w:p>
    <w:p w:rsidR="00000000" w:rsidDel="00000000" w:rsidP="00000000" w:rsidRDefault="00000000" w:rsidRPr="00000000" w14:paraId="0000007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“I thought the Slavers were using items to spawn those,” Ralph said, shaking his head.</w:t>
      </w:r>
    </w:p>
    <w:p w:rsidR="00000000" w:rsidDel="00000000" w:rsidP="00000000" w:rsidRDefault="00000000" w:rsidRPr="00000000" w14:paraId="0000007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“Oh, that, too, and it’s really convenient for the Perfects, because then it’s non-obvious that we’re doing it,” Lucky said. “Well, </w:t>
      </w:r>
      <w:r w:rsidDel="00000000" w:rsidR="00000000" w:rsidRPr="00000000">
        <w:rPr>
          <w:rFonts w:ascii="Cambria" w:cs="Cambria" w:eastAsia="Cambria" w:hAnsi="Cambria"/>
          <w:b w:val="0"/>
          <w:bCs w:val="0"/>
          <w:i w:val="1"/>
          <w:iCs w:val="1"/>
          <w:smallCaps w:val="0"/>
          <w:strike w:val="0"/>
          <w:color w:val="000000"/>
          <w:sz w:val="24"/>
          <w:szCs w:val="24"/>
          <w:u w:val="none"/>
          <w:shd w:fill="auto" w:val="clear"/>
          <w:vertAlign w:val="baseline"/>
          <w:rtl w:val="0"/>
        </w:rPr>
        <w:t xml:space="preserve">they</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are. I stopped.”</w:t>
      </w:r>
    </w:p>
    <w:p w:rsidR="00000000" w:rsidDel="00000000" w:rsidP="00000000" w:rsidRDefault="00000000" w:rsidRPr="00000000" w14:paraId="0000007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“Let’s slow down and think about this,” Stella said. “We need a key. There’s no way the five of us could potentially kill three Titans on our own. You’d need an army. So we need to buy the refined materials, which means we need money. Lots of it.”</w:t>
      </w:r>
    </w:p>
    <w:p w:rsidR="00000000" w:rsidDel="00000000" w:rsidP="00000000" w:rsidRDefault="00000000" w:rsidRPr="00000000" w14:paraId="0000007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“There’s another possibility,” Ralph said, thoughtfully.</w:t>
      </w:r>
    </w:p>
    <w:p w:rsidR="00000000" w:rsidDel="00000000" w:rsidP="00000000" w:rsidRDefault="00000000" w:rsidRPr="00000000" w14:paraId="0000007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“Yeah?” James asked.</w:t>
      </w:r>
    </w:p>
    <w:p w:rsidR="00000000" w:rsidDel="00000000" w:rsidP="00000000" w:rsidRDefault="00000000" w:rsidRPr="00000000" w14:paraId="0000007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“We could attempt to kill Slavers and steal the key pieces off their corpses.”</w:t>
      </w:r>
    </w:p>
    <w:p w:rsidR="00000000" w:rsidDel="00000000" w:rsidP="00000000" w:rsidRDefault="00000000" w:rsidRPr="00000000" w14:paraId="0000007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“As much as I hate the Slavers, it’s high-risk,” Lucky said. “And it’s only the high-ranking Slavers who’d even have key fragments laying around.”</w:t>
      </w:r>
    </w:p>
    <w:p w:rsidR="00000000" w:rsidDel="00000000" w:rsidP="00000000" w:rsidRDefault="00000000" w:rsidRPr="00000000" w14:paraId="0000007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“Would those high-ranking Slavers even be roaming the Surface?” James asked.</w:t>
      </w:r>
    </w:p>
    <w:p w:rsidR="00000000" w:rsidDel="00000000" w:rsidP="00000000" w:rsidRDefault="00000000" w:rsidRPr="00000000" w14:paraId="0000007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Ralph shook his head. “Not unless they’re leading an army. Most of the nurckers just stay safe in their citadels in Slave cities.”</w:t>
      </w:r>
    </w:p>
    <w:p w:rsidR="00000000" w:rsidDel="00000000" w:rsidP="00000000" w:rsidRDefault="00000000" w:rsidRPr="00000000" w14:paraId="0000007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“Which brings us back to needing an army,” Violet mused sadly.</w:t>
      </w:r>
    </w:p>
    <w:p w:rsidR="00000000" w:rsidDel="00000000" w:rsidP="00000000" w:rsidRDefault="00000000" w:rsidRPr="00000000" w14:paraId="0000007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Stella looked distressed by all this. “Slaver or not, I don’t like killing people. Much better to just buy the stuff we need. I do have a lot saved up.”</w:t>
      </w:r>
    </w:p>
    <w:p w:rsidR="00000000" w:rsidDel="00000000" w:rsidP="00000000" w:rsidRDefault="00000000" w:rsidRPr="00000000" w14:paraId="0000008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“How much?” Lucky asked.</w:t>
      </w:r>
    </w:p>
    <w:p w:rsidR="00000000" w:rsidDel="00000000" w:rsidP="00000000" w:rsidRDefault="00000000" w:rsidRPr="00000000" w14:paraId="0000008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“Around 200,000 freedollars.”</w:t>
      </w:r>
    </w:p>
    <w:p w:rsidR="00000000" w:rsidDel="00000000" w:rsidP="00000000" w:rsidRDefault="00000000" w:rsidRPr="00000000" w14:paraId="0000008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“How much is that?” James asked.</w:t>
      </w:r>
    </w:p>
    <w:p w:rsidR="00000000" w:rsidDel="00000000" w:rsidP="00000000" w:rsidRDefault="00000000" w:rsidRPr="00000000" w14:paraId="0000008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“Enough for one of the key fragments,” Lucky said. “Those are the expensive parts of the key. We could probably find the rest on our own—”</w:t>
      </w:r>
    </w:p>
    <w:p w:rsidR="00000000" w:rsidDel="00000000" w:rsidP="00000000" w:rsidRDefault="00000000" w:rsidRPr="00000000" w14:paraId="0000008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“That’s it!” Violet said.</w:t>
      </w:r>
    </w:p>
    <w:p w:rsidR="00000000" w:rsidDel="00000000" w:rsidP="00000000" w:rsidRDefault="00000000" w:rsidRPr="00000000" w14:paraId="0000008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They all looked at her.</w:t>
      </w:r>
    </w:p>
    <w:p w:rsidR="00000000" w:rsidDel="00000000" w:rsidP="00000000" w:rsidRDefault="00000000" w:rsidRPr="00000000" w14:paraId="0000008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“We know a lot more about this world, right? We even have spells, unlike the average Transmitted. So we can take on way higher-level Surface dungeons for the stuff that you can’t mine. All we need to do is not sleep too close to an outpost.”</w:t>
      </w:r>
    </w:p>
    <w:p w:rsidR="00000000" w:rsidDel="00000000" w:rsidP="00000000" w:rsidRDefault="00000000" w:rsidRPr="00000000" w14:paraId="0000008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“Makes sense to me,” James said.</w:t>
      </w:r>
    </w:p>
    <w:p w:rsidR="00000000" w:rsidDel="00000000" w:rsidP="00000000" w:rsidRDefault="00000000" w:rsidRPr="00000000" w14:paraId="0000008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They all looked at Lucky.</w:t>
      </w:r>
    </w:p>
    <w:p w:rsidR="00000000" w:rsidDel="00000000" w:rsidP="00000000" w:rsidRDefault="00000000" w:rsidRPr="00000000" w14:paraId="0000008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“I can’t think of any clear way they could nurck us over doing that,” Lucky said. “Which doesn’t mean there isn’t, but it’s better than nothing.”</w:t>
      </w:r>
    </w:p>
    <w:p w:rsidR="00000000" w:rsidDel="00000000" w:rsidP="00000000" w:rsidRDefault="00000000" w:rsidRPr="00000000" w14:paraId="0000008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“When you’ve been in this place for as long as I have, ‘better than nothing’ sounds pretty good,” Ralph said.</w:t>
      </w:r>
    </w:p>
    <w:p w:rsidR="00000000" w:rsidDel="00000000" w:rsidP="00000000" w:rsidRDefault="00000000" w:rsidRPr="00000000" w14:paraId="0000008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Nods followed. “All in favor?” Violet asked.</w:t>
      </w:r>
    </w:p>
    <w:p w:rsidR="00000000" w:rsidDel="00000000" w:rsidP="00000000" w:rsidRDefault="00000000" w:rsidRPr="00000000" w14:paraId="0000008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They all raised their hands.</w:t>
      </w:r>
    </w:p>
    <w:p w:rsidR="00000000" w:rsidDel="00000000" w:rsidP="00000000" w:rsidRDefault="00000000" w:rsidRPr="00000000" w14:paraId="0000008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“Let’s start by going back to Northwood,” Stella said. “I still have to withdraw everything, and at least tell my boss I’m leaving.”</w:t>
      </w:r>
    </w:p>
    <w:p w:rsidR="00000000" w:rsidDel="00000000" w:rsidP="00000000" w:rsidRDefault="00000000" w:rsidRPr="00000000" w14:paraId="0000008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They stood up and headed on their way. James felt better, now that they had a plan. The only problem was, the Perfects knew it, too.</w:t>
      </w:r>
    </w:p>
    <w:bookmarkStart w:colFirst="0" w:colLast="0" w:name="ea4td5jrrqjx" w:id="2"/>
    <w:bookmarkEnd w:id="2"/>
    <w:p w:rsidR="00000000" w:rsidDel="00000000" w:rsidP="00000000" w:rsidRDefault="00000000" w:rsidRPr="00000000" w14:paraId="0000008F">
      <w:pPr>
        <w:pStyle w:val="Heading2"/>
        <w:rPr/>
      </w:pPr>
      <w:r w:rsidDel="00000000" w:rsidR="00000000" w:rsidRPr="00000000">
        <w:rPr>
          <w:rtl w:val="0"/>
        </w:rPr>
        <w:t xml:space="preserve">Return to Northwood</w:t>
      </w:r>
    </w:p>
    <w:p w:rsidR="00000000" w:rsidDel="00000000" w:rsidP="00000000" w:rsidRDefault="00000000" w:rsidRPr="00000000" w14:paraId="0000009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They walked back in </w:t>
      </w:r>
      <w:commentRangeStart w:id="17"/>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quiet</w:t>
      </w:r>
      <w:commentRangeEnd w:id="17"/>
      <w:r w:rsidDel="00000000" w:rsidR="00000000" w:rsidRPr="00000000">
        <w:commentReference w:id="17"/>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Lucky seemed to be in one of her depressed moods again, and despite her and Stella looking at each other a lot, not much happened.</w:t>
      </w:r>
    </w:p>
    <w:p w:rsidR="00000000" w:rsidDel="00000000" w:rsidP="00000000" w:rsidRDefault="00000000" w:rsidRPr="00000000" w14:paraId="0000009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“Hey!” the guard at the gate cheerfully said. “Ritual go well?”</w:t>
      </w:r>
    </w:p>
    <w:p w:rsidR="00000000" w:rsidDel="00000000" w:rsidP="00000000" w:rsidRDefault="00000000" w:rsidRPr="00000000" w14:paraId="0000009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James was baffled for a moment, before he remembered. “We all survived, and that’s the best you can ask for.”</w:t>
      </w:r>
    </w:p>
    <w:p w:rsidR="00000000" w:rsidDel="00000000" w:rsidP="00000000" w:rsidRDefault="00000000" w:rsidRPr="00000000" w14:paraId="0000009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“Things just happen to people in secret cults, you know,” Lucky said.</w:t>
      </w:r>
    </w:p>
    <w:p w:rsidR="00000000" w:rsidDel="00000000" w:rsidP="00000000" w:rsidRDefault="00000000" w:rsidRPr="00000000" w14:paraId="0000009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The guards laughed and let them in.</w:t>
      </w:r>
    </w:p>
    <w:p w:rsidR="00000000" w:rsidDel="00000000" w:rsidP="00000000" w:rsidRDefault="00000000" w:rsidRPr="00000000" w14:paraId="0000009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Despite their conversation last night, Northwood City seemed the same as ever. James almost wanted to shout in random people’s ears that they were all part Oru, or how to learn spells, but he knew that without Lucky’s proof, no one would believe him. And he didn’t know why Lucky hadn’t told everyone else—no, it had been because she had suffered so much. And telling others would probably hurt Lucky, too.</w:t>
      </w:r>
    </w:p>
    <w:p w:rsidR="00000000" w:rsidDel="00000000" w:rsidP="00000000" w:rsidRDefault="00000000" w:rsidRPr="00000000" w14:paraId="0000009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He glanced over</w:t>
      </w:r>
      <w:commentRangeStart w:id="18"/>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t>
      </w:r>
      <w:commentRangeEnd w:id="18"/>
      <w:r w:rsidDel="00000000" w:rsidR="00000000" w:rsidRPr="00000000">
        <w:commentReference w:id="18"/>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her, to see her </w:t>
      </w:r>
      <w:commentRangeStart w:id="19"/>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unsettled with the sort of stress that never ended</w:t>
      </w:r>
      <w:commentRangeEnd w:id="19"/>
      <w:r w:rsidDel="00000000" w:rsidR="00000000" w:rsidRPr="00000000">
        <w:commentReference w:id="19"/>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If he could just get them all to the fourth world, then even Lucky could rest. But at any moment, the Perfects could try to destroy them.</w:t>
      </w:r>
    </w:p>
    <w:p w:rsidR="00000000" w:rsidDel="00000000" w:rsidP="00000000" w:rsidRDefault="00000000" w:rsidRPr="00000000" w14:paraId="0000009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No, they couldn’t. Even they had limits, given by the Oru. But were the Oru also sadists, in creating this place? No. Somehow, the thought of an entire alien civilization enjoying tormenting people was too much to bear. But as for </w:t>
      </w:r>
      <w:r w:rsidDel="00000000" w:rsidR="00000000" w:rsidRPr="00000000">
        <w:rPr>
          <w:rFonts w:ascii="Cambria" w:cs="Cambria" w:eastAsia="Cambria" w:hAnsi="Cambria"/>
          <w:b w:val="0"/>
          <w:bCs w:val="0"/>
          <w:i w:val="1"/>
          <w:iCs w:val="1"/>
          <w:smallCaps w:val="0"/>
          <w:strike w:val="0"/>
          <w:color w:val="000000"/>
          <w:sz w:val="24"/>
          <w:szCs w:val="24"/>
          <w:u w:val="none"/>
          <w:shd w:fill="auto" w:val="clear"/>
          <w:vertAlign w:val="baseline"/>
          <w:rtl w:val="0"/>
        </w:rPr>
        <w:t xml:space="preserve">what</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this place was, he didn’t know which of Lucky’s theories was more comfortable.</w:t>
      </w:r>
    </w:p>
    <w:p w:rsidR="00000000" w:rsidDel="00000000" w:rsidP="00000000" w:rsidRDefault="00000000" w:rsidRPr="00000000" w14:paraId="0000009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“Oh, no,” Stella said, pointing ahead to the angry crowd around the bank. “That’s not good.”</w:t>
      </w:r>
    </w:p>
    <w:p w:rsidR="00000000" w:rsidDel="00000000" w:rsidP="00000000" w:rsidRDefault="00000000" w:rsidRPr="00000000" w14:paraId="0000009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“It’s not,” James agreed. They approached the edge.</w:t>
      </w:r>
    </w:p>
    <w:p w:rsidR="00000000" w:rsidDel="00000000" w:rsidP="00000000" w:rsidRDefault="00000000" w:rsidRPr="00000000" w14:paraId="0000009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“I want my nurcking money!” shouted a protester.</w:t>
      </w:r>
    </w:p>
    <w:p w:rsidR="00000000" w:rsidDel="00000000" w:rsidP="00000000" w:rsidRDefault="00000000" w:rsidRPr="00000000" w14:paraId="0000009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James tapped one of the nearby ones. “What’s going on?”</w:t>
      </w:r>
    </w:p>
    <w:p w:rsidR="00000000" w:rsidDel="00000000" w:rsidP="00000000" w:rsidRDefault="00000000" w:rsidRPr="00000000" w14:paraId="0000009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“The bank had a run last night,” the close protester said. “They said the manager fled with the money last night, and they ran out of the rest.”</w:t>
      </w:r>
    </w:p>
    <w:p w:rsidR="00000000" w:rsidDel="00000000" w:rsidP="00000000" w:rsidRDefault="00000000" w:rsidRPr="00000000" w14:paraId="0000009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“Nurck,” Ralph said.</w:t>
      </w:r>
    </w:p>
    <w:p w:rsidR="00000000" w:rsidDel="00000000" w:rsidP="00000000" w:rsidRDefault="00000000" w:rsidRPr="00000000" w14:paraId="0000009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“I know!” a Thinker woman said. “Nurck them all!”</w:t>
      </w:r>
    </w:p>
    <w:p w:rsidR="00000000" w:rsidDel="00000000" w:rsidP="00000000" w:rsidRDefault="00000000" w:rsidRPr="00000000" w14:paraId="0000009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“We can’t stick around to try and sort this out,” Lucky said.</w:t>
      </w:r>
    </w:p>
    <w:p w:rsidR="00000000" w:rsidDel="00000000" w:rsidP="00000000" w:rsidRDefault="00000000" w:rsidRPr="00000000" w14:paraId="000000A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“Agreed,” James said. They all headed away, Stella not without an upset look backwards.</w:t>
      </w:r>
    </w:p>
    <w:p w:rsidR="00000000" w:rsidDel="00000000" w:rsidP="00000000" w:rsidRDefault="00000000" w:rsidRPr="00000000" w14:paraId="000000A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“Could this have been…” Stella asked.</w:t>
      </w:r>
    </w:p>
    <w:p w:rsidR="00000000" w:rsidDel="00000000" w:rsidP="00000000" w:rsidRDefault="00000000" w:rsidRPr="00000000" w14:paraId="000000A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“No, regular people are just as capable of being dungpits,” Lucky said. “Those up there aren’t omnipotent.”</w:t>
      </w:r>
    </w:p>
    <w:p w:rsidR="00000000" w:rsidDel="00000000" w:rsidP="00000000" w:rsidRDefault="00000000" w:rsidRPr="00000000" w14:paraId="000000A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Somehow, that felt better in a strange way. “Where next?” James asked.</w:t>
      </w:r>
    </w:p>
    <w:p w:rsidR="00000000" w:rsidDel="00000000" w:rsidP="00000000" w:rsidRDefault="00000000" w:rsidRPr="00000000" w14:paraId="000000A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“I still need to tell my boss I’m leaving,” Stella said. “He’s been good to me.”</w:t>
      </w:r>
    </w:p>
    <w:p w:rsidR="00000000" w:rsidDel="00000000" w:rsidP="00000000" w:rsidRDefault="00000000" w:rsidRPr="00000000" w14:paraId="000000A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“And after that?” James asked.</w:t>
      </w:r>
    </w:p>
    <w:p w:rsidR="00000000" w:rsidDel="00000000" w:rsidP="00000000" w:rsidRDefault="00000000" w:rsidRPr="00000000" w14:paraId="000000A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“We did find a caravan was leaving today,” Ralph said. “We were planning to leave with them before… well, before all this.”</w:t>
      </w:r>
    </w:p>
    <w:p w:rsidR="00000000" w:rsidDel="00000000" w:rsidP="00000000" w:rsidRDefault="00000000" w:rsidRPr="00000000" w14:paraId="000000A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“They </w:t>
      </w:r>
      <w:r w:rsidDel="00000000" w:rsidR="00000000" w:rsidRPr="00000000">
        <w:rPr>
          <w:rFonts w:ascii="Cambria" w:cs="Cambria" w:eastAsia="Cambria" w:hAnsi="Cambria"/>
          <w:b w:val="0"/>
          <w:bCs w:val="0"/>
          <w:i w:val="1"/>
          <w:iCs w:val="1"/>
          <w:smallCaps w:val="0"/>
          <w:strike w:val="0"/>
          <w:color w:val="000000"/>
          <w:sz w:val="24"/>
          <w:szCs w:val="24"/>
          <w:u w:val="none"/>
          <w:shd w:fill="auto" w:val="clear"/>
          <w:vertAlign w:val="baseline"/>
          <w:rtl w:val="0"/>
        </w:rPr>
        <w:t xml:space="preserve">should</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be safe,” Lucky whispered. “But we’ll probably be the target of a lot of ‘random’ monster attacks.”</w:t>
      </w:r>
    </w:p>
    <w:p w:rsidR="00000000" w:rsidDel="00000000" w:rsidP="00000000" w:rsidRDefault="00000000" w:rsidRPr="00000000" w14:paraId="000000A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“Titans, though?” Stella asked.</w:t>
      </w:r>
    </w:p>
    <w:p w:rsidR="00000000" w:rsidDel="00000000" w:rsidP="00000000" w:rsidRDefault="00000000" w:rsidRPr="00000000" w14:paraId="000000A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“Nope. And that’s the only reason we should join them. They’ll get us closer to the dungeon hills.”</w:t>
      </w:r>
    </w:p>
    <w:p w:rsidR="00000000" w:rsidDel="00000000" w:rsidP="00000000" w:rsidRDefault="00000000" w:rsidRPr="00000000" w14:paraId="000000A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“There’s no reason you three need to come with us to say goodbye to my boss,” Stella said.</w:t>
      </w:r>
    </w:p>
    <w:p w:rsidR="00000000" w:rsidDel="00000000" w:rsidP="00000000" w:rsidRDefault="00000000" w:rsidRPr="00000000" w14:paraId="000000A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Lucky shrugged. “Just meet up at the north gate where all the people are. We have plenty of time… </w:t>
      </w:r>
      <w:r w:rsidDel="00000000" w:rsidR="00000000" w:rsidRPr="00000000">
        <w:rPr>
          <w:rFonts w:ascii="Cambria" w:cs="Cambria" w:eastAsia="Cambria" w:hAnsi="Cambria"/>
          <w:b w:val="0"/>
          <w:bCs w:val="0"/>
          <w:i w:val="1"/>
          <w:iCs w:val="1"/>
          <w:smallCaps w:val="0"/>
          <w:strike w:val="0"/>
          <w:color w:val="000000"/>
          <w:sz w:val="24"/>
          <w:szCs w:val="24"/>
          <w:u w:val="none"/>
          <w:shd w:fill="auto" w:val="clear"/>
          <w:vertAlign w:val="baseline"/>
          <w:rtl w:val="0"/>
        </w:rPr>
        <w:t xml:space="preserve">now.</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A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Stella’s boss plead</w:t>
      </w:r>
      <w:ins w:author="Naomi Neenan" w:id="6" w:date="2026-07-30T22:01:33Z">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ed</w:t>
        </w:r>
      </w:ins>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with her to stay, and then offered all manner of bonuses. “We need you!” he said at last.</w:t>
      </w:r>
    </w:p>
    <w:p w:rsidR="00000000" w:rsidDel="00000000" w:rsidP="00000000" w:rsidRDefault="00000000" w:rsidRPr="00000000" w14:paraId="000000A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“I’m sorry, but I need to worldclimb now,” Stella said.</w:t>
      </w:r>
    </w:p>
    <w:p w:rsidR="00000000" w:rsidDel="00000000" w:rsidP="00000000" w:rsidRDefault="00000000" w:rsidRPr="00000000" w14:paraId="000000A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“This isn’t about the bank run, is it?” the manager asked.</w:t>
      </w:r>
    </w:p>
    <w:p w:rsidR="00000000" w:rsidDel="00000000" w:rsidP="00000000" w:rsidRDefault="00000000" w:rsidRPr="00000000" w14:paraId="000000B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“No, although that was bad. I just can’t stay any longer.”</w:t>
      </w:r>
    </w:p>
    <w:p w:rsidR="00000000" w:rsidDel="00000000" w:rsidP="00000000" w:rsidRDefault="00000000" w:rsidRPr="00000000" w14:paraId="000000B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The manager almost physically </w:t>
      </w:r>
      <w:commentRangeStart w:id="20"/>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dropped</w:t>
      </w:r>
      <w:commentRangeEnd w:id="20"/>
      <w:r w:rsidDel="00000000" w:rsidR="00000000" w:rsidRPr="00000000">
        <w:commentReference w:id="20"/>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“Well, if you change your mind, you’ll always be welcome here.”</w:t>
      </w:r>
    </w:p>
    <w:p w:rsidR="00000000" w:rsidDel="00000000" w:rsidP="00000000" w:rsidRDefault="00000000" w:rsidRPr="00000000" w14:paraId="000000B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“Thanks,” Stella said. The two walked out.</w:t>
      </w:r>
    </w:p>
    <w:p w:rsidR="00000000" w:rsidDel="00000000" w:rsidP="00000000" w:rsidRDefault="00000000" w:rsidRPr="00000000" w14:paraId="000000B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“I actually feel bad about this,” James admitted, once safely outside. In truth, he had never left a group in the Underneath where the group both survived and felt bad about him leaving</w:t>
      </w:r>
      <w:commentRangeStart w:id="21"/>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t>
      </w:r>
      <w:commentRangeEnd w:id="21"/>
      <w:r w:rsidDel="00000000" w:rsidR="00000000" w:rsidRPr="00000000">
        <w:commentReference w:id="21"/>
      </w:r>
      <w:r w:rsidDel="00000000" w:rsidR="00000000" w:rsidRPr="00000000">
        <w:rPr>
          <w:rtl w:val="0"/>
        </w:rPr>
      </w:r>
    </w:p>
    <w:p w:rsidR="00000000" w:rsidDel="00000000" w:rsidP="00000000" w:rsidRDefault="00000000" w:rsidRPr="00000000" w14:paraId="000000B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“I do, too,” Stella said. “Goodbyes are always hard.” She turned to James. “I wanted to ask this when we were by ourselves. Is Lucky… OK?”</w:t>
      </w:r>
    </w:p>
    <w:p w:rsidR="00000000" w:rsidDel="00000000" w:rsidP="00000000" w:rsidRDefault="00000000" w:rsidRPr="00000000" w14:paraId="000000B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“I’m not sure what you mean by ‘OK’,” James said. “Probably not.”</w:t>
      </w:r>
    </w:p>
    <w:p w:rsidR="00000000" w:rsidDel="00000000" w:rsidP="00000000" w:rsidRDefault="00000000" w:rsidRPr="00000000" w14:paraId="000000B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“She just seems so tormented to me.”</w:t>
      </w:r>
    </w:p>
    <w:p w:rsidR="00000000" w:rsidDel="00000000" w:rsidP="00000000" w:rsidRDefault="00000000" w:rsidRPr="00000000" w14:paraId="000000B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“People tormented her,” James said. “The only way she could escape is by being Lucky.”</w:t>
      </w:r>
    </w:p>
    <w:p w:rsidR="00000000" w:rsidDel="00000000" w:rsidP="00000000" w:rsidRDefault="00000000" w:rsidRPr="00000000" w14:paraId="000000B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“I know, but…” She looked as if to say one thing more, but decided against it. “Hopefully we can get her to the fourth world.”</w:t>
      </w:r>
    </w:p>
    <w:p w:rsidR="00000000" w:rsidDel="00000000" w:rsidP="00000000" w:rsidRDefault="00000000" w:rsidRPr="00000000" w14:paraId="000000B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“Us, too,” James insisted.</w:t>
      </w:r>
    </w:p>
    <w:p w:rsidR="00000000" w:rsidDel="00000000" w:rsidP="00000000" w:rsidRDefault="00000000" w:rsidRPr="00000000" w14:paraId="000000B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“Yes, but if we die, it’s not going to be as bad for us as her.”</w:t>
      </w:r>
    </w:p>
    <w:p w:rsidR="00000000" w:rsidDel="00000000" w:rsidP="00000000" w:rsidRDefault="00000000" w:rsidRPr="00000000" w14:paraId="000000B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James didn’t know how to answer that.</w:t>
      </w:r>
    </w:p>
    <w:p w:rsidR="00000000" w:rsidDel="00000000" w:rsidP="00000000" w:rsidRDefault="00000000" w:rsidRPr="00000000" w14:paraId="000000B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The caravan carried bulk raw material from Ironspire, a mining outpost in the no man’s land between Slaver and Free cities, and also brought food and other supplies back. Because it was in that no man’s land, mercenary contracts were insanely lucrative, as well as willing to take anyone.</w:t>
      </w:r>
    </w:p>
    <w:p w:rsidR="00000000" w:rsidDel="00000000" w:rsidP="00000000" w:rsidRDefault="00000000" w:rsidRPr="00000000" w14:paraId="000000B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This did not mean equally paid, however. James noted many mercenaries </w:t>
      </w:r>
      <w:ins w:author="Naomi Neenan" w:id="7" w:date="2026-07-30T22:02:58Z">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with </w:t>
        </w:r>
      </w:ins>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different levels of gear hopping on and off the giant tracked machines. The quartermaster looked them over and said “Fifty freedollars a day for each of you.”</w:t>
      </w:r>
    </w:p>
    <w:p w:rsidR="00000000" w:rsidDel="00000000" w:rsidP="00000000" w:rsidRDefault="00000000" w:rsidRPr="00000000" w14:paraId="000000B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“One hundred,” Lucky said.</w:t>
      </w:r>
    </w:p>
    <w:p w:rsidR="00000000" w:rsidDel="00000000" w:rsidP="00000000" w:rsidRDefault="00000000" w:rsidRPr="00000000" w14:paraId="000000C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The quartermaster looked almost offended that an Unwanted would insist on raising the price. “Why?”</w:t>
      </w:r>
    </w:p>
    <w:p w:rsidR="00000000" w:rsidDel="00000000" w:rsidP="00000000" w:rsidRDefault="00000000" w:rsidRPr="00000000" w14:paraId="000000C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“We took on a Guardian with just our party,” Lucky said. “We were elite among the elite in the Underneath.”</w:t>
      </w:r>
    </w:p>
    <w:p w:rsidR="00000000" w:rsidDel="00000000" w:rsidP="00000000" w:rsidRDefault="00000000" w:rsidRPr="00000000" w14:paraId="000000C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“I mean, I wasn’t there—” Stella started, but James squeezed her hand. She frowned.</w:t>
      </w:r>
    </w:p>
    <w:p w:rsidR="00000000" w:rsidDel="00000000" w:rsidP="00000000" w:rsidRDefault="00000000" w:rsidRPr="00000000" w14:paraId="000000C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“I saw battle at Seven Fords,” Ralph said.</w:t>
      </w:r>
    </w:p>
    <w:p w:rsidR="00000000" w:rsidDel="00000000" w:rsidP="00000000" w:rsidRDefault="00000000" w:rsidRPr="00000000" w14:paraId="000000C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“Which division?” the quartermaster asked, suddenly suspicious.</w:t>
      </w:r>
    </w:p>
    <w:p w:rsidR="00000000" w:rsidDel="00000000" w:rsidP="00000000" w:rsidRDefault="00000000" w:rsidRPr="00000000" w14:paraId="000000C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“Greenwald.”</w:t>
      </w:r>
    </w:p>
    <w:p w:rsidR="00000000" w:rsidDel="00000000" w:rsidP="00000000" w:rsidRDefault="00000000" w:rsidRPr="00000000" w14:paraId="000000C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“Nurck, you guys fought to the end. I can’t just increase… you know what?” he said. “I’m going to put you at seventy. Most I can do without talking to the boss.”</w:t>
      </w:r>
    </w:p>
    <w:p w:rsidR="00000000" w:rsidDel="00000000" w:rsidP="00000000" w:rsidRDefault="00000000" w:rsidRPr="00000000" w14:paraId="000000C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“We’ll do seventy,” Lucky said.</w:t>
      </w:r>
    </w:p>
    <w:p w:rsidR="00000000" w:rsidDel="00000000" w:rsidP="00000000" w:rsidRDefault="00000000" w:rsidRPr="00000000" w14:paraId="000000C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The quartermaster took down their names, and they went to the machines themselves. “What happened at Seven Fords?” James asked.</w:t>
      </w:r>
    </w:p>
    <w:p w:rsidR="00000000" w:rsidDel="00000000" w:rsidP="00000000" w:rsidRDefault="00000000" w:rsidRPr="00000000" w14:paraId="000000C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“I’ve been asking,” Ralph said. “Tactical victory for the slavers, but strategic defeat, since they took so many casualties they couldn’t advance. And that’s all I’m going to say about it.”</w:t>
      </w:r>
    </w:p>
    <w:p w:rsidR="00000000" w:rsidDel="00000000" w:rsidP="00000000" w:rsidRDefault="00000000" w:rsidRPr="00000000" w14:paraId="000000C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James didn’t press. Even if no one really died, he wondered if anyone could truly get used to violence in the Tower of Worlds.</w:t>
      </w:r>
    </w:p>
    <w:p w:rsidR="00000000" w:rsidDel="00000000" w:rsidP="00000000" w:rsidRDefault="00000000" w:rsidRPr="00000000" w14:paraId="000000C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Stella was meanwhile explaining to Lucky about the vehicles, who listened in genuine interest</w:t>
      </w:r>
      <w:commentRangeStart w:id="22"/>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t>
      </w:r>
      <w:commentRangeEnd w:id="22"/>
      <w:r w:rsidDel="00000000" w:rsidR="00000000" w:rsidRPr="00000000">
        <w:commentReference w:id="22"/>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“…can’t use turrets, because they take too much power and without stabilizers they’d be completely inaccurate while moving.”</w:t>
      </w:r>
    </w:p>
    <w:p w:rsidR="00000000" w:rsidDel="00000000" w:rsidP="00000000" w:rsidRDefault="00000000" w:rsidRPr="00000000" w14:paraId="000000C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“Why can’t they just stop and fire?” Violet asked before James could.</w:t>
      </w:r>
    </w:p>
    <w:p w:rsidR="00000000" w:rsidDel="00000000" w:rsidP="00000000" w:rsidRDefault="00000000" w:rsidRPr="00000000" w14:paraId="000000C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“Again, power,” Stella said. “The only efficient source they can carry with them are whiterock generators, and maybe they’d get a shot or two off if they had big enough capacitors. Not</w:t>
      </w:r>
      <w:del w:author="Mary Elizabeth Hayes" w:id="8" w:date="2026-08-01T14:33:52Z">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delText xml:space="preserve">hing</w:delText>
        </w:r>
      </w:del>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enough to stop a concerted attack on foot.”</w:t>
      </w:r>
    </w:p>
    <w:p w:rsidR="00000000" w:rsidDel="00000000" w:rsidP="00000000" w:rsidRDefault="00000000" w:rsidRPr="00000000" w14:paraId="000000C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“Do tanks exist, then?” James asked.</w:t>
      </w:r>
    </w:p>
    <w:p w:rsidR="00000000" w:rsidDel="00000000" w:rsidP="00000000" w:rsidRDefault="00000000" w:rsidRPr="00000000" w14:paraId="000000C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“Landships, yeah. But they’re </w:t>
      </w:r>
      <w:r w:rsidDel="00000000" w:rsidR="00000000" w:rsidRPr="00000000">
        <w:rPr>
          <w:rFonts w:ascii="Cambria" w:cs="Cambria" w:eastAsia="Cambria" w:hAnsi="Cambria"/>
          <w:b w:val="0"/>
          <w:bCs w:val="0"/>
          <w:i w:val="1"/>
          <w:iCs w:val="1"/>
          <w:smallCaps w:val="0"/>
          <w:strike w:val="0"/>
          <w:color w:val="000000"/>
          <w:sz w:val="24"/>
          <w:szCs w:val="24"/>
          <w:u w:val="none"/>
          <w:shd w:fill="auto" w:val="clear"/>
          <w:vertAlign w:val="baseline"/>
          <w:rtl w:val="0"/>
        </w:rPr>
        <w:t xml:space="preserve">slow.</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We were working on plates for their armor two months ago.”</w:t>
      </w:r>
    </w:p>
    <w:p w:rsidR="00000000" w:rsidDel="00000000" w:rsidP="00000000" w:rsidRDefault="00000000" w:rsidRPr="00000000" w14:paraId="000000D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“The Transmitted could worldclimb with far more ease if it wasn’t for the War of Indenture,” Lucky muttered.</w:t>
      </w:r>
    </w:p>
    <w:p w:rsidR="00000000" w:rsidDel="00000000" w:rsidP="00000000" w:rsidRDefault="00000000" w:rsidRPr="00000000" w14:paraId="000000D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And all the more ease for the Perfects to nurck them over as long as it continued, James thought with bitterness.</w:t>
      </w:r>
    </w:p>
    <w:p w:rsidR="00000000" w:rsidDel="00000000" w:rsidP="00000000" w:rsidRDefault="00000000" w:rsidRPr="00000000" w14:paraId="000000D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“Fast” was relative. When the caravan finally left, the column of machines traveled </w:t>
      </w:r>
      <w:del w:author="Corinna Turner" w:id="9" w:date="2026-07-31T17:13:40Z">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delText xml:space="preserve">at </w:delText>
        </w:r>
      </w:del>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slightly faster than the ordinary human pace—enough to be uncomfortable to walk, as every non-merchant did, but not fast enough to really make much time. James assumed the point was the carrying capacity: even with what seemed to be enough food and other supplies to last for weeks or even months, the machines were only partially full.</w:t>
      </w:r>
    </w:p>
    <w:p w:rsidR="00000000" w:rsidDel="00000000" w:rsidP="00000000" w:rsidRDefault="00000000" w:rsidRPr="00000000" w14:paraId="000000D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They also carried loads of wood to start the fires, four large bonfires to each side. There was not remotely enough for each of the twenty or so parties with them to share the fires, so the lower-rank ones, like James’s, stayed to the side.</w:t>
      </w:r>
    </w:p>
    <w:p w:rsidR="00000000" w:rsidDel="00000000" w:rsidP="00000000" w:rsidRDefault="00000000" w:rsidRPr="00000000" w14:paraId="000000D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The fires were neither from incense logs, nor did they have Lucky’s sanctuary spells. “Should we—” James started.</w:t>
      </w:r>
    </w:p>
    <w:p w:rsidR="00000000" w:rsidDel="00000000" w:rsidP="00000000" w:rsidRDefault="00000000" w:rsidRPr="00000000" w14:paraId="000000D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Lucky shook her head. “Wouldn’t be effective in a group this size, and we can’t let others know.”</w:t>
      </w:r>
    </w:p>
    <w:p w:rsidR="00000000" w:rsidDel="00000000" w:rsidP="00000000" w:rsidRDefault="00000000" w:rsidRPr="00000000" w14:paraId="000000D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“I’ve been wondering, Lucky,” Ralph said. “Why shouldn’t we try to teach the Free Cities how to use—”</w:t>
      </w:r>
    </w:p>
    <w:p w:rsidR="00000000" w:rsidDel="00000000" w:rsidP="00000000" w:rsidRDefault="00000000" w:rsidRPr="00000000" w14:paraId="000000D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ins w:author="Naomi Neenan" w:id="10" w:date="2026-07-30T22:05:14Z"/>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At that moment an alarm blared.</w:t>
      </w:r>
      <w:ins w:author="Naomi Neenan" w:id="10" w:date="2026-07-30T22:05:14Z">
        <w:r w:rsidDel="00000000" w:rsidR="00000000" w:rsidRPr="00000000">
          <w:rPr>
            <w:rtl w:val="0"/>
          </w:rPr>
        </w:r>
      </w:ins>
    </w:p>
    <w:p w:rsidR="00000000" w:rsidDel="00000000" w:rsidP="00000000" w:rsidRDefault="00000000" w:rsidRPr="00000000" w14:paraId="000000D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ins w:author="Naomi Neenan" w:id="10" w:date="2026-07-30T22:05:14Z"/>
          <w:rPrChange w:author="Naomi Neenan" w:id="11" w:date="2026-07-30T22:05:14Z">
            <w:rPr>
              <w:rFonts w:ascii="Cambria" w:cs="Cambria" w:eastAsia="Cambria" w:hAnsi="Cambria"/>
              <w:b w:val="0"/>
              <w:bCs w:val="0"/>
              <w:i w:val="0"/>
              <w:iCs w:val="0"/>
              <w:smallCaps w:val="0"/>
              <w:strike w:val="0"/>
              <w:color w:val="000000"/>
              <w:sz w:val="24"/>
              <w:szCs w:val="24"/>
              <w:u w:val="none"/>
              <w:shd w:fill="auto" w:val="clear"/>
              <w:vertAlign w:val="baseline"/>
            </w:rPr>
          </w:rPrChange>
        </w:rPr>
      </w:pPr>
      <w:ins w:author="Naomi Neenan" w:id="10" w:date="2026-07-30T22:05:14Z">
        <w:r w:rsidDel="00000000" w:rsidR="00000000" w:rsidRPr="00000000">
          <w:rPr>
            <w:rtl w:val="0"/>
          </w:rPr>
        </w:r>
      </w:ins>
    </w:p>
    <w:p w:rsidR="00000000" w:rsidDel="00000000" w:rsidP="00000000" w:rsidRDefault="00000000" w:rsidRPr="00000000" w14:paraId="000000D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ins w:author="Corinna Turner" w:id="12" w:date="2026-07-31T17:14:15Z"/>
          <w:color w:val="45818e"/>
          <w:rPrChange w:author="Naomi Neenan" w:id="11" w:date="2026-07-30T22:05:14Z">
            <w:rPr>
              <w:rFonts w:ascii="Cambria" w:cs="Cambria" w:eastAsia="Cambria" w:hAnsi="Cambria"/>
              <w:b w:val="0"/>
              <w:bCs w:val="0"/>
              <w:i w:val="0"/>
              <w:iCs w:val="0"/>
              <w:smallCaps w:val="0"/>
              <w:strike w:val="0"/>
              <w:color w:val="000000"/>
              <w:sz w:val="24"/>
              <w:szCs w:val="24"/>
              <w:u w:val="none"/>
              <w:shd w:fill="auto" w:val="clear"/>
              <w:vertAlign w:val="baseline"/>
            </w:rPr>
          </w:rPrChange>
        </w:rPr>
      </w:pPr>
      <w:ins w:author="Naomi Neenan" w:id="10" w:date="2026-07-30T22:05:14Z">
        <w:r w:rsidDel="00000000" w:rsidR="00000000" w:rsidRPr="00000000">
          <w:rPr>
            <w:color w:val="45818e"/>
            <w:rtl w:val="0"/>
            <w:rPrChange w:author="Naomi Neenan" w:id="11" w:date="2026-07-30T22:05:14Z">
              <w:rPr>
                <w:rFonts w:ascii="Cambria" w:cs="Cambria" w:eastAsia="Cambria" w:hAnsi="Cambria"/>
                <w:b w:val="0"/>
                <w:bCs w:val="0"/>
                <w:i w:val="0"/>
                <w:iCs w:val="0"/>
                <w:smallCaps w:val="0"/>
                <w:strike w:val="0"/>
                <w:color w:val="000000"/>
                <w:sz w:val="24"/>
                <w:szCs w:val="24"/>
                <w:u w:val="none"/>
                <w:shd w:fill="auto" w:val="clear"/>
                <w:vertAlign w:val="baseline"/>
              </w:rPr>
            </w:rPrChange>
          </w:rPr>
          <w:t xml:space="preserve">NN: Great work this week! Nothing to note. Good developments, and I’m really curious about what this alarm is. I’m wondering if Vulkan got his hands on the funds and we have a titan battle on our hands! Or it could just be lots of monsters, or something else entirely. Looking forward to finding out?</w:t>
        </w:r>
      </w:ins>
      <w:ins w:author="Corinna Turner" w:id="12" w:date="2026-07-31T17:14:15Z">
        <w:r w:rsidDel="00000000" w:rsidR="00000000" w:rsidRPr="00000000">
          <w:rPr>
            <w:rtl w:val="0"/>
          </w:rPr>
        </w:r>
      </w:ins>
    </w:p>
    <w:p w:rsidR="00000000" w:rsidDel="00000000" w:rsidP="00000000" w:rsidRDefault="00000000" w:rsidRPr="00000000" w14:paraId="000000D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ins w:author="Corinna Turner" w:id="12" w:date="2026-07-31T17:14:15Z"/>
          <w:color w:val="45818e"/>
          <w:rPrChange w:author="Naomi Neenan" w:id="11" w:date="2026-07-30T22:05:14Z">
            <w:rPr>
              <w:rFonts w:ascii="Cambria" w:cs="Cambria" w:eastAsia="Cambria" w:hAnsi="Cambria"/>
              <w:b w:val="0"/>
              <w:bCs w:val="0"/>
              <w:i w:val="0"/>
              <w:iCs w:val="0"/>
              <w:smallCaps w:val="0"/>
              <w:strike w:val="0"/>
              <w:color w:val="000000"/>
              <w:sz w:val="24"/>
              <w:szCs w:val="24"/>
              <w:u w:val="none"/>
              <w:shd w:fill="auto" w:val="clear"/>
              <w:vertAlign w:val="baseline"/>
            </w:rPr>
          </w:rPrChange>
        </w:rPr>
      </w:pPr>
      <w:ins w:author="Corinna Turner" w:id="12" w:date="2026-07-31T17:14:15Z">
        <w:r w:rsidDel="00000000" w:rsidR="00000000" w:rsidRPr="00000000">
          <w:rPr>
            <w:rtl w:val="0"/>
          </w:rPr>
        </w:r>
      </w:ins>
    </w:p>
    <w:p w:rsidR="00000000" w:rsidDel="00000000" w:rsidP="00000000" w:rsidRDefault="00000000" w:rsidRPr="00000000" w14:paraId="000000D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ins w:author="Corinna Turner" w:id="12" w:date="2026-07-31T17:14:15Z"/>
          <w:color w:val="45818e"/>
          <w:rPrChange w:author="Naomi Neenan" w:id="11" w:date="2026-07-30T22:05:14Z">
            <w:rPr>
              <w:rFonts w:ascii="Cambria" w:cs="Cambria" w:eastAsia="Cambria" w:hAnsi="Cambria"/>
              <w:b w:val="0"/>
              <w:bCs w:val="0"/>
              <w:i w:val="0"/>
              <w:iCs w:val="0"/>
              <w:smallCaps w:val="0"/>
              <w:strike w:val="0"/>
              <w:color w:val="000000"/>
              <w:sz w:val="24"/>
              <w:szCs w:val="24"/>
              <w:u w:val="none"/>
              <w:shd w:fill="auto" w:val="clear"/>
              <w:vertAlign w:val="baseline"/>
            </w:rPr>
          </w:rPrChange>
        </w:rPr>
      </w:pPr>
      <w:ins w:author="Corinna Turner" w:id="12" w:date="2026-07-31T17:14:15Z">
        <w:r w:rsidDel="00000000" w:rsidR="00000000" w:rsidRPr="00000000">
          <w:rPr>
            <w:rtl w:val="0"/>
          </w:rPr>
        </w:r>
      </w:ins>
    </w:p>
    <w:p w:rsidR="00000000" w:rsidDel="00000000" w:rsidP="00000000" w:rsidRDefault="00000000" w:rsidRPr="00000000" w14:paraId="000000D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ins w:author="Corinna Turner" w:id="12" w:date="2026-07-31T17:14:15Z"/>
          <w:color w:val="45818e"/>
          <w:rPrChange w:author="Naomi Neenan" w:id="11" w:date="2026-07-30T22:05:14Z">
            <w:rPr>
              <w:rFonts w:ascii="Cambria" w:cs="Cambria" w:eastAsia="Cambria" w:hAnsi="Cambria"/>
              <w:b w:val="0"/>
              <w:bCs w:val="0"/>
              <w:i w:val="0"/>
              <w:iCs w:val="0"/>
              <w:smallCaps w:val="0"/>
              <w:strike w:val="0"/>
              <w:color w:val="000000"/>
              <w:sz w:val="24"/>
              <w:szCs w:val="24"/>
              <w:u w:val="none"/>
              <w:shd w:fill="auto" w:val="clear"/>
              <w:vertAlign w:val="baseline"/>
            </w:rPr>
          </w:rPrChange>
        </w:rPr>
      </w:pPr>
      <w:ins w:author="Corinna Turner" w:id="12" w:date="2026-07-31T17:14:15Z">
        <w:r w:rsidDel="00000000" w:rsidR="00000000" w:rsidRPr="00000000">
          <w:rPr>
            <w:color w:val="45818e"/>
            <w:rtl w:val="0"/>
            <w:rPrChange w:author="Naomi Neenan" w:id="11" w:date="2026-07-30T22:05:14Z">
              <w:rPr>
                <w:rFonts w:ascii="Cambria" w:cs="Cambria" w:eastAsia="Cambria" w:hAnsi="Cambria"/>
                <w:b w:val="0"/>
                <w:bCs w:val="0"/>
                <w:i w:val="0"/>
                <w:iCs w:val="0"/>
                <w:smallCaps w:val="0"/>
                <w:strike w:val="0"/>
                <w:color w:val="000000"/>
                <w:sz w:val="24"/>
                <w:szCs w:val="24"/>
                <w:u w:val="none"/>
                <w:shd w:fill="auto" w:val="clear"/>
                <w:vertAlign w:val="baseline"/>
              </w:rPr>
            </w:rPrChange>
          </w:rPr>
          <w:t xml:space="preserve">CT: I enjoyed this. Good cliffhanger. One section, the explanations were just starting to go on a bit long. I forgot to mark it but I’ll see if I can find it again. Looking forward to more.</w:t>
        </w:r>
      </w:ins>
    </w:p>
    <w:p w:rsidR="00000000" w:rsidDel="00000000" w:rsidP="00000000" w:rsidRDefault="00000000" w:rsidRPr="00000000" w14:paraId="000000D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ins w:author="Dylan" w:id="13" w:date="2026-07-31T22:49:14Z"/>
          <w:color w:val="45818e"/>
          <w:rPrChange w:author="Naomi Neenan" w:id="11" w:date="2026-07-30T22:05:14Z">
            <w:rPr>
              <w:rFonts w:ascii="Cambria" w:cs="Cambria" w:eastAsia="Cambria" w:hAnsi="Cambria"/>
              <w:b w:val="0"/>
              <w:bCs w:val="0"/>
              <w:i w:val="0"/>
              <w:iCs w:val="0"/>
              <w:smallCaps w:val="0"/>
              <w:strike w:val="0"/>
              <w:color w:val="000000"/>
              <w:sz w:val="24"/>
              <w:szCs w:val="24"/>
              <w:u w:val="none"/>
              <w:shd w:fill="auto" w:val="clear"/>
              <w:vertAlign w:val="baseline"/>
            </w:rPr>
          </w:rPrChange>
        </w:rPr>
      </w:pPr>
      <w:ins w:author="Corinna Turner" w:id="12" w:date="2026-07-31T17:14:15Z">
        <w:r w:rsidDel="00000000" w:rsidR="00000000" w:rsidRPr="00000000">
          <w:rPr>
            <w:color w:val="45818e"/>
            <w:rtl w:val="0"/>
            <w:rPrChange w:author="Naomi Neenan" w:id="11" w:date="2026-07-30T22:05:14Z">
              <w:rPr>
                <w:rFonts w:ascii="Cambria" w:cs="Cambria" w:eastAsia="Cambria" w:hAnsi="Cambria"/>
                <w:b w:val="0"/>
                <w:bCs w:val="0"/>
                <w:i w:val="0"/>
                <w:iCs w:val="0"/>
                <w:smallCaps w:val="0"/>
                <w:strike w:val="0"/>
                <w:color w:val="000000"/>
                <w:sz w:val="24"/>
                <w:szCs w:val="24"/>
                <w:u w:val="none"/>
                <w:shd w:fill="auto" w:val="clear"/>
                <w:vertAlign w:val="baseline"/>
              </w:rPr>
            </w:rPrChange>
          </w:rPr>
          <w:t xml:space="preserve">Okay, it was the Titan scene, I think.</w:t>
        </w:r>
      </w:ins>
      <w:ins w:author="Dylan" w:id="13" w:date="2026-07-31T22:49:14Z">
        <w:r w:rsidDel="00000000" w:rsidR="00000000" w:rsidRPr="00000000">
          <w:rPr>
            <w:rtl w:val="0"/>
          </w:rPr>
        </w:r>
      </w:ins>
    </w:p>
    <w:p w:rsidR="00000000" w:rsidDel="00000000" w:rsidP="00000000" w:rsidRDefault="00000000" w:rsidRPr="00000000" w14:paraId="000000D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ins w:author="Dylan" w:id="13" w:date="2026-07-31T22:49:14Z"/>
          <w:color w:val="45818e"/>
          <w:rPrChange w:author="Naomi Neenan" w:id="11" w:date="2026-07-30T22:05:14Z">
            <w:rPr>
              <w:rFonts w:ascii="Cambria" w:cs="Cambria" w:eastAsia="Cambria" w:hAnsi="Cambria"/>
              <w:b w:val="0"/>
              <w:bCs w:val="0"/>
              <w:i w:val="0"/>
              <w:iCs w:val="0"/>
              <w:smallCaps w:val="0"/>
              <w:strike w:val="0"/>
              <w:color w:val="000000"/>
              <w:sz w:val="24"/>
              <w:szCs w:val="24"/>
              <w:u w:val="none"/>
              <w:shd w:fill="auto" w:val="clear"/>
              <w:vertAlign w:val="baseline"/>
            </w:rPr>
          </w:rPrChange>
        </w:rPr>
      </w:pPr>
      <w:ins w:author="Dylan" w:id="13" w:date="2026-07-31T22:49:14Z">
        <w:r w:rsidDel="00000000" w:rsidR="00000000" w:rsidRPr="00000000">
          <w:rPr>
            <w:rtl w:val="0"/>
          </w:rPr>
        </w:r>
      </w:ins>
    </w:p>
    <w:p w:rsidR="00000000" w:rsidDel="00000000" w:rsidP="00000000" w:rsidRDefault="00000000" w:rsidRPr="00000000" w14:paraId="000000E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ins w:author="Dylan" w:id="13" w:date="2026-07-31T22:49:14Z"/>
          <w:color w:val="45818e"/>
          <w:rPrChange w:author="Naomi Neenan" w:id="11" w:date="2026-07-30T22:05:14Z">
            <w:rPr>
              <w:rFonts w:ascii="Cambria" w:cs="Cambria" w:eastAsia="Cambria" w:hAnsi="Cambria"/>
              <w:b w:val="0"/>
              <w:bCs w:val="0"/>
              <w:i w:val="0"/>
              <w:iCs w:val="0"/>
              <w:smallCaps w:val="0"/>
              <w:strike w:val="0"/>
              <w:color w:val="000000"/>
              <w:sz w:val="24"/>
              <w:szCs w:val="24"/>
              <w:u w:val="none"/>
              <w:shd w:fill="auto" w:val="clear"/>
              <w:vertAlign w:val="baseline"/>
            </w:rPr>
          </w:rPrChange>
        </w:rPr>
      </w:pPr>
      <w:ins w:author="Dylan" w:id="13" w:date="2026-07-31T22:49:14Z">
        <w:r w:rsidDel="00000000" w:rsidR="00000000" w:rsidRPr="00000000">
          <w:rPr>
            <w:color w:val="45818e"/>
            <w:rtl w:val="0"/>
            <w:rPrChange w:author="Naomi Neenan" w:id="11" w:date="2026-07-30T22:05:14Z">
              <w:rPr>
                <w:rFonts w:ascii="Cambria" w:cs="Cambria" w:eastAsia="Cambria" w:hAnsi="Cambria"/>
                <w:b w:val="0"/>
                <w:bCs w:val="0"/>
                <w:i w:val="0"/>
                <w:iCs w:val="0"/>
                <w:smallCaps w:val="0"/>
                <w:strike w:val="0"/>
                <w:color w:val="000000"/>
                <w:sz w:val="24"/>
                <w:szCs w:val="24"/>
                <w:u w:val="none"/>
                <w:shd w:fill="auto" w:val="clear"/>
                <w:vertAlign w:val="baseline"/>
              </w:rPr>
            </w:rPrChange>
          </w:rPr>
          <w:t xml:space="preserve">DS: Finally seeing the Perfect again and we get to see from his twisted perspective. Corrupt through-and-through. It’s interesting that he’s taken joy in spending money on sending monsters, but at the same time, he has to know that it just gives his enemies stronger stats (right?). Each monster that they kill just strengthens his foes. That kinda works for him too. Too </w:t>
        </w:r>
        <w:r w:rsidDel="00000000" w:rsidR="00000000" w:rsidRPr="00000000">
          <w:rPr>
            <w:color w:val="45818e"/>
            <w:rtl w:val="0"/>
            <w:rPrChange w:author="Dylan" w:id="14" w:date="2026-07-31T22:49:14Z">
              <w:rPr>
                <w:rFonts w:ascii="Cambria" w:cs="Cambria" w:eastAsia="Cambria" w:hAnsi="Cambria"/>
                <w:b w:val="0"/>
                <w:bCs w:val="0"/>
                <w:i w:val="0"/>
                <w:iCs w:val="0"/>
                <w:smallCaps w:val="0"/>
                <w:strike w:val="0"/>
                <w:color w:val="000000"/>
                <w:sz w:val="24"/>
                <w:szCs w:val="24"/>
                <w:u w:val="none"/>
                <w:shd w:fill="auto" w:val="clear"/>
                <w:vertAlign w:val="baseline"/>
              </w:rPr>
            </w:rPrChange>
          </w:rPr>
          <w:t xml:space="preserve">egotistical</w:t>
        </w:r>
        <w:r w:rsidDel="00000000" w:rsidR="00000000" w:rsidRPr="00000000">
          <w:rPr>
            <w:color w:val="45818e"/>
            <w:rtl w:val="0"/>
            <w:rPrChange w:author="Naomi Neenan" w:id="11" w:date="2026-07-30T22:05:14Z">
              <w:rPr>
                <w:rFonts w:ascii="Cambria" w:cs="Cambria" w:eastAsia="Cambria" w:hAnsi="Cambria"/>
                <w:b w:val="0"/>
                <w:bCs w:val="0"/>
                <w:i w:val="0"/>
                <w:iCs w:val="0"/>
                <w:smallCaps w:val="0"/>
                <w:strike w:val="0"/>
                <w:color w:val="000000"/>
                <w:sz w:val="24"/>
                <w:szCs w:val="24"/>
                <w:u w:val="none"/>
                <w:shd w:fill="auto" w:val="clear"/>
                <w:vertAlign w:val="baseline"/>
              </w:rPr>
            </w:rPrChange>
          </w:rPr>
          <w:t xml:space="preserve"> to see anyone smarter than him, and too short-sighted to seeing how his petty revenge could backfire (there are many better ways to get your revenge! Surely swarming the hamartia trees would make their struggles worse than just sending monsters!). He might be a fun villain coming up (with a bit more information on who he is– beyond a creep!).</w:t>
        </w:r>
      </w:ins>
    </w:p>
    <w:p w:rsidR="00000000" w:rsidDel="00000000" w:rsidP="00000000" w:rsidRDefault="00000000" w:rsidRPr="00000000" w14:paraId="000000E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ins w:author="Dylan" w:id="13" w:date="2026-07-31T22:49:14Z"/>
          <w:color w:val="45818e"/>
          <w:rPrChange w:author="Naomi Neenan" w:id="11" w:date="2026-07-30T22:05:14Z">
            <w:rPr>
              <w:rFonts w:ascii="Cambria" w:cs="Cambria" w:eastAsia="Cambria" w:hAnsi="Cambria"/>
              <w:b w:val="0"/>
              <w:bCs w:val="0"/>
              <w:i w:val="0"/>
              <w:iCs w:val="0"/>
              <w:smallCaps w:val="0"/>
              <w:strike w:val="0"/>
              <w:color w:val="000000"/>
              <w:sz w:val="24"/>
              <w:szCs w:val="24"/>
              <w:u w:val="none"/>
              <w:shd w:fill="auto" w:val="clear"/>
              <w:vertAlign w:val="baseline"/>
            </w:rPr>
          </w:rPrChange>
        </w:rPr>
      </w:pPr>
      <w:ins w:author="Dylan" w:id="13" w:date="2026-07-31T22:49:14Z">
        <w:r w:rsidDel="00000000" w:rsidR="00000000" w:rsidRPr="00000000">
          <w:rPr>
            <w:color w:val="45818e"/>
            <w:rtl w:val="0"/>
            <w:rPrChange w:author="Naomi Neenan" w:id="11" w:date="2026-07-30T22:05:14Z">
              <w:rPr>
                <w:rFonts w:ascii="Cambria" w:cs="Cambria" w:eastAsia="Cambria" w:hAnsi="Cambria"/>
                <w:b w:val="0"/>
                <w:bCs w:val="0"/>
                <w:i w:val="0"/>
                <w:iCs w:val="0"/>
                <w:smallCaps w:val="0"/>
                <w:strike w:val="0"/>
                <w:color w:val="000000"/>
                <w:sz w:val="24"/>
                <w:szCs w:val="24"/>
                <w:u w:val="none"/>
                <w:shd w:fill="auto" w:val="clear"/>
                <w:vertAlign w:val="baseline"/>
              </w:rPr>
            </w:rPrChange>
          </w:rPr>
          <w:t xml:space="preserve">Also, they’re finally learning spells, so that’s a huge leap for the group! I guess spamming spells is similar to spamming an attack– you’re gonna get tired eventually and it’ll harm you, right? But beyond that, James can now do ‘Sanctuary’ whenever he wants to (on a Blue Star day), right?</w:t>
        </w:r>
      </w:ins>
    </w:p>
    <w:p w:rsidR="00000000" w:rsidDel="00000000" w:rsidP="00000000" w:rsidRDefault="00000000" w:rsidRPr="00000000" w14:paraId="000000E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ins w:author="Dylan" w:id="13" w:date="2026-07-31T22:49:14Z"/>
          <w:color w:val="45818e"/>
          <w:rPrChange w:author="Naomi Neenan" w:id="11" w:date="2026-07-30T22:05:14Z">
            <w:rPr>
              <w:rFonts w:ascii="Cambria" w:cs="Cambria" w:eastAsia="Cambria" w:hAnsi="Cambria"/>
              <w:b w:val="0"/>
              <w:bCs w:val="0"/>
              <w:i w:val="0"/>
              <w:iCs w:val="0"/>
              <w:smallCaps w:val="0"/>
              <w:strike w:val="0"/>
              <w:color w:val="000000"/>
              <w:sz w:val="24"/>
              <w:szCs w:val="24"/>
              <w:u w:val="none"/>
              <w:shd w:fill="auto" w:val="clear"/>
              <w:vertAlign w:val="baseline"/>
            </w:rPr>
          </w:rPrChange>
        </w:rPr>
      </w:pPr>
      <w:ins w:author="Dylan" w:id="13" w:date="2026-07-31T22:49:14Z">
        <w:r w:rsidDel="00000000" w:rsidR="00000000" w:rsidRPr="00000000">
          <w:rPr>
            <w:color w:val="45818e"/>
            <w:rtl w:val="0"/>
            <w:rPrChange w:author="Naomi Neenan" w:id="11" w:date="2026-07-30T22:05:14Z">
              <w:rPr>
                <w:rFonts w:ascii="Cambria" w:cs="Cambria" w:eastAsia="Cambria" w:hAnsi="Cambria"/>
                <w:b w:val="0"/>
                <w:bCs w:val="0"/>
                <w:i w:val="0"/>
                <w:iCs w:val="0"/>
                <w:smallCaps w:val="0"/>
                <w:strike w:val="0"/>
                <w:color w:val="000000"/>
                <w:sz w:val="24"/>
                <w:szCs w:val="24"/>
                <w:u w:val="none"/>
                <w:shd w:fill="auto" w:val="clear"/>
                <w:vertAlign w:val="baseline"/>
              </w:rPr>
            </w:rPrChange>
          </w:rPr>
          <w:t xml:space="preserve">And I’ll be honest, I was thrown for a loop when I say ‘vehicles’ and ‘tanks’ in the Oru game– it’s been a fantasy map so far, so seeing technology surprised me (understandable in the human’s world as it’s dystopian, but from everything else we’ve seen!).</w:t>
        </w:r>
      </w:ins>
    </w:p>
    <w:p w:rsidR="00000000" w:rsidDel="00000000" w:rsidP="00000000" w:rsidRDefault="00000000" w:rsidRPr="00000000" w14:paraId="000000E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ins w:author="Mary Elizabeth Hayes" w:id="15" w:date="2026-08-01T14:35:57Z"/>
          <w:color w:val="45818e"/>
          <w:rPrChange w:author="Naomi Neenan" w:id="11" w:date="2026-07-30T22:05:14Z">
            <w:rPr>
              <w:rFonts w:ascii="Cambria" w:cs="Cambria" w:eastAsia="Cambria" w:hAnsi="Cambria"/>
              <w:b w:val="0"/>
              <w:bCs w:val="0"/>
              <w:i w:val="0"/>
              <w:iCs w:val="0"/>
              <w:smallCaps w:val="0"/>
              <w:strike w:val="0"/>
              <w:color w:val="000000"/>
              <w:sz w:val="24"/>
              <w:szCs w:val="24"/>
              <w:u w:val="none"/>
              <w:shd w:fill="auto" w:val="clear"/>
              <w:vertAlign w:val="baseline"/>
            </w:rPr>
          </w:rPrChange>
        </w:rPr>
      </w:pPr>
      <w:ins w:author="Dylan" w:id="13" w:date="2026-07-31T22:49:14Z">
        <w:r w:rsidDel="00000000" w:rsidR="00000000" w:rsidRPr="00000000">
          <w:rPr>
            <w:color w:val="45818e"/>
            <w:rtl w:val="0"/>
            <w:rPrChange w:author="Naomi Neenan" w:id="11" w:date="2026-07-30T22:05:14Z">
              <w:rPr>
                <w:rFonts w:ascii="Cambria" w:cs="Cambria" w:eastAsia="Cambria" w:hAnsi="Cambria"/>
                <w:b w:val="0"/>
                <w:bCs w:val="0"/>
                <w:i w:val="0"/>
                <w:iCs w:val="0"/>
                <w:smallCaps w:val="0"/>
                <w:strike w:val="0"/>
                <w:color w:val="000000"/>
                <w:sz w:val="24"/>
                <w:szCs w:val="24"/>
                <w:u w:val="none"/>
                <w:shd w:fill="auto" w:val="clear"/>
                <w:vertAlign w:val="baseline"/>
              </w:rPr>
            </w:rPrChange>
          </w:rPr>
          <w:t xml:space="preserve">Other than that, nicely done. It’ll be neat to see James learn to use his spells properly and become even more of an addition to the party!</w:t>
        </w:r>
      </w:ins>
      <w:ins w:author="Mary Elizabeth Hayes" w:id="15" w:date="2026-08-01T14:35:57Z">
        <w:r w:rsidDel="00000000" w:rsidR="00000000" w:rsidRPr="00000000">
          <w:rPr>
            <w:rtl w:val="0"/>
          </w:rPr>
        </w:r>
      </w:ins>
    </w:p>
    <w:p w:rsidR="00000000" w:rsidDel="00000000" w:rsidP="00000000" w:rsidRDefault="00000000" w:rsidRPr="00000000" w14:paraId="000000E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color w:val="0000ff"/>
          <w:rPrChange w:author="Mary Elizabeth Hayes" w:id="16" w:date="2026-08-01T14:35:57Z">
            <w:rPr/>
          </w:rPrChange>
        </w:rPr>
      </w:pPr>
      <w:ins w:author="Mary Elizabeth Hayes" w:id="15" w:date="2026-08-01T14:35:57Z">
        <w:r w:rsidDel="00000000" w:rsidR="00000000" w:rsidRPr="00000000">
          <w:rPr>
            <w:color w:val="0000ff"/>
            <w:rtl w:val="0"/>
            <w:rPrChange w:author="Mary Elizabeth Hayes" w:id="16" w:date="2026-08-01T14:35:57Z">
              <w:rPr>
                <w:rFonts w:ascii="Cambria" w:cs="Cambria" w:eastAsia="Cambria" w:hAnsi="Cambria"/>
                <w:b w:val="0"/>
                <w:bCs w:val="0"/>
                <w:i w:val="0"/>
                <w:iCs w:val="0"/>
                <w:smallCaps w:val="0"/>
                <w:strike w:val="0"/>
                <w:color w:val="000000"/>
                <w:sz w:val="24"/>
                <w:szCs w:val="24"/>
                <w:u w:val="none"/>
                <w:shd w:fill="auto" w:val="clear"/>
                <w:vertAlign w:val="baseline"/>
              </w:rPr>
            </w:rPrChange>
          </w:rPr>
          <w:t xml:space="preserve">MBH: I loved these chapters! Especially Stella beginning to prove her worth as a planner, and also as an expert on the man-made machines. Very much looking forward to whatever attack is coming their way.</w:t>
        </w:r>
      </w:ins>
      <w:r w:rsidDel="00000000" w:rsidR="00000000" w:rsidRPr="00000000">
        <w:rPr>
          <w:rtl w:val="0"/>
        </w:rPr>
      </w:r>
    </w:p>
    <w:sectPr>
      <w:pgSz w:h="15840" w:w="12240" w:orient="portrait"/>
      <w:pgMar w:bottom="1440" w:top="1440" w:left="1440" w:right="1440" w:header="360" w:footer="36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Naomi Neenan" w:id="16" w:date="2026-07-30T22:07:32Z">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wonder if it’s because she’s thinking of it as against her faith</w:t>
      </w:r>
    </w:p>
  </w:comment>
  <w:comment w:author="Naomi Neenan" w:id="15" w:date="2026-07-30T21:53:59Z">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w:t>
      </w:r>
    </w:p>
  </w:comment>
  <w:comment w:author="Dylan" w:id="2" w:date="2026-07-31T22:36:54Z">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Could Perfects want to be 'above' swearing? Something like a 'high-and-mighty' mentality.</w:t>
      </w:r>
    </w:p>
  </w:comment>
  <w:comment w:author="Naomi Neenan" w:id="1" w:date="2026-07-30T21:49:01Z">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‘Watching on his screen as the party etc…?’</w:t>
      </w:r>
    </w:p>
  </w:comment>
  <w:comment w:author="Matthew Schmidt" w:id="12" w:date="2026-07-30T19:22:25Z">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There's probably a better name for this chapter.</w:t>
      </w:r>
    </w:p>
  </w:comment>
  <w:comment w:author="Naomi Neenan" w:id="13" w:date="2026-07-30T22:08:59Z">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Spells? Blue spells? New skills? Sanctuary? Blue stars?</w:t>
      </w:r>
    </w:p>
  </w:comment>
  <w:comment w:author="Mary Elizabeth Hayes" w:id="14" w:date="2026-08-01T14:24:52Z">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New Blue Skills?</w:t>
      </w:r>
    </w:p>
  </w:comment>
  <w:comment w:author="Corinna Turner" w:id="0" w:date="2026-07-31T16:59:48Z">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 did the Oru consider those in the tower to be dead? I think I didn't pick up on that last week.</w:t>
      </w:r>
    </w:p>
  </w:comment>
  <w:comment w:author="Naomi Neenan" w:id="3" w:date="2026-07-30T21:50:24Z">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Angrier?</w:t>
      </w:r>
    </w:p>
  </w:comment>
  <w:comment w:author="Dylan" w:id="4" w:date="2026-07-31T22:39:21Z">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That does bring up the same question of how did she know from last time (unless I'm forgetting)? I know that she saw the city's size, but would them being there or leaving change that fact? Wouldn't there be a limit to the amount of people in a single city at one time to avoid such a monstrous Titan attack?</w:t>
      </w:r>
    </w:p>
  </w:comment>
  <w:comment w:author="Corinna Turner" w:id="17" w:date="2026-07-31T17:08:26Z">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'silence'? Or 'walked back quietly.'</w:t>
      </w:r>
    </w:p>
  </w:comment>
  <w:comment w:author="Naomi Neenan" w:id="18" w:date="2026-07-30T21:59:07Z">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 At?</w:t>
      </w:r>
    </w:p>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 total reactions</w:t>
      </w:r>
    </w:p>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Corinna Turner reacted with 👆 at 07/31/2026, 5:09 PM UTC</w:t>
      </w:r>
    </w:p>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Dylan reacted with 👆 at 07/31/2026, 10:48 PM UTC</w:t>
      </w:r>
    </w:p>
  </w:comment>
  <w:comment w:author="Naomi Neenan" w:id="5" w:date="2026-07-30T21:52:51Z">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don’t get what this is saying?</w:t>
      </w:r>
    </w:p>
  </w:comment>
  <w:comment w:author="Corinna Turner" w:id="6" w:date="2026-07-31T17:02:30Z">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Me neither</w:t>
      </w:r>
    </w:p>
  </w:comment>
  <w:comment w:author="Dylan" w:id="7" w:date="2026-07-31T22:40:26Z">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Maybe needs a 'all the good stuff had been clipped'; implying that he (they) got all that they wanted saved for future use?</w:t>
      </w:r>
    </w:p>
  </w:comment>
  <w:comment w:author="Naomi Neenan" w:id="19" w:date="2026-07-30T22:00:14Z">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Unsettled? Stressed? Or ‘unsettled. Her stress never seemed to end?’</w:t>
      </w:r>
    </w:p>
  </w:comment>
  <w:comment w:author="Naomi Neenan" w:id="8" w:date="2026-07-30T21:53:15Z">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Sent?</w:t>
      </w:r>
    </w:p>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total reaction</w:t>
      </w:r>
    </w:p>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Dylan reacted with 👆 at 07/31/2026, 10:40 PM UTC</w:t>
      </w:r>
    </w:p>
  </w:comment>
  <w:comment w:author="Corinna Turner" w:id="21" w:date="2026-07-31T17:11:02Z">
    <w:p w:rsidR="00000000" w:rsidDel="00000000" w:rsidP="00000000" w:rsidRDefault="00000000" w:rsidRPr="00000000" w14:paraId="000000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They're having deep angst about her leaving her job?</w:t>
      </w:r>
    </w:p>
  </w:comment>
  <w:comment w:author="Corinna Turner" w:id="22" w:date="2026-07-31T17:13:03Z">
    <w:p w:rsidR="00000000" w:rsidDel="00000000" w:rsidP="00000000" w:rsidRDefault="00000000" w:rsidRPr="00000000" w14:paraId="000000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How come Lucky doesn't know this? Is it a recent development there? But if tech developed in an unending world, wouldn't they be at an insanely high level by now?</w:t>
      </w:r>
    </w:p>
  </w:comment>
  <w:comment w:author="Dylan" w:id="9" w:date="2026-07-31T22:44:42Z">
    <w:p w:rsidR="00000000" w:rsidDel="00000000" w:rsidP="00000000" w:rsidRDefault="00000000" w:rsidRPr="00000000" w14:paraId="000000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Best? Outsmart? Outwit? Saying 'have' (especially from THIS character) sounds like he wanted to be with Stella. Unless he wanted BOTH at some point...</w:t>
      </w:r>
    </w:p>
  </w:comment>
  <w:comment w:author="Naomi Neenan" w:id="10" w:date="2026-08-01T06:21:22Z">
    <w:p w:rsidR="00000000" w:rsidDel="00000000" w:rsidP="00000000" w:rsidRDefault="00000000" w:rsidRPr="00000000" w14:paraId="000000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read it as if he did: that this was the same guy that ruined all three of their lives! What I gathered was that he first was the man who Lucky was supposed to marry, but then she went off with the unwanted. Then later, this same guy wanted to go after Stella, but James didn’t let him.</w:t>
      </w:r>
    </w:p>
    <w:p w:rsidR="00000000" w:rsidDel="00000000" w:rsidP="00000000" w:rsidRDefault="00000000" w:rsidRPr="00000000" w14:paraId="000000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total reaction</w:t>
      </w:r>
    </w:p>
    <w:p w:rsidR="00000000" w:rsidDel="00000000" w:rsidP="00000000" w:rsidRDefault="00000000" w:rsidRPr="00000000" w14:paraId="000001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Dylan reacted with 👍 at 08/01/2026, 2:33 PM UTC</w:t>
      </w:r>
    </w:p>
  </w:comment>
  <w:comment w:author="Dylan" w:id="11" w:date="2026-08-01T14:34:21Z">
    <w:p w:rsidR="00000000" w:rsidDel="00000000" w:rsidP="00000000" w:rsidRDefault="00000000" w:rsidRPr="00000000" w14:paraId="000001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That was something I thought of as soon as I started writing this (I had more to say, but it would all have been under that he wasn't trying to marry Athena (Lucky)).</w:t>
      </w:r>
    </w:p>
  </w:comment>
  <w:comment w:author="Corinna Turner" w:id="20" w:date="2026-07-31T17:10:29Z">
    <w:p w:rsidR="00000000" w:rsidDel="00000000" w:rsidP="00000000" w:rsidRDefault="00000000" w:rsidRPr="00000000" w14:paraId="000001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or 'drooped'?</w:t>
      </w:r>
    </w:p>
  </w:comment>
</w:comments>
</file>

<file path=word/commentsExtended.xml><?xml version="1.0" encoding="utf-8"?>
<w15:commentsEx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15:commentEx w15:paraId="000000E5" w15:done="0"/>
  <w15:commentEx w15:paraId="000000E6" w15:done="0"/>
  <w15:commentEx w15:paraId="000000E7" w15:done="0"/>
  <w15:commentEx w15:paraId="000000E8" w15:done="0"/>
  <w15:commentEx w15:paraId="000000E9" w15:done="0"/>
  <w15:commentEx w15:paraId="000000EA" w15:paraIdParent="000000E9" w15:done="0"/>
  <w15:commentEx w15:paraId="000000EB" w15:paraIdParent="000000E9" w15:done="0"/>
  <w15:commentEx w15:paraId="000000EC" w15:done="0"/>
  <w15:commentEx w15:paraId="000000ED" w15:done="0"/>
  <w15:commentEx w15:paraId="000000EE" w15:done="0"/>
  <w15:commentEx w15:paraId="000000EF" w15:done="0"/>
  <w15:commentEx w15:paraId="000000F3" w15:done="0"/>
  <w15:commentEx w15:paraId="000000F4" w15:done="0"/>
  <w15:commentEx w15:paraId="000000F5" w15:paraIdParent="000000F4" w15:done="0"/>
  <w15:commentEx w15:paraId="000000F6" w15:paraIdParent="000000F4" w15:done="0"/>
  <w15:commentEx w15:paraId="000000F7" w15:done="0"/>
  <w15:commentEx w15:paraId="000000FA" w15:done="0"/>
  <w15:commentEx w15:paraId="000000FB" w15:done="0"/>
  <w15:commentEx w15:paraId="000000FC" w15:done="0"/>
  <w15:commentEx w15:paraId="000000FD" w15:done="0"/>
  <w15:commentEx w15:paraId="00000100" w15:paraIdParent="000000FD" w15:done="0"/>
  <w15:commentEx w15:paraId="00000101" w15:paraIdParent="000000FD" w15:done="0"/>
  <w15:commentEx w15:paraId="00000102" w15:done="0"/>
</w15:commentsEx>
</file>

<file path=word/commentsExtensible.xml><?xml version="1.0" encoding="utf-8"?>
<w16cex:commentsExtensible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16cex:commentExtensible w16cex:durableId="00000001" w16cex:dateUtc="2026-07-30T22:07:32Z"/>
  <w16cex:commentExtensible w16cex:durableId="00000002" w16cex:dateUtc="2026-07-30T21:53:59Z"/>
  <w16cex:commentExtensible w16cex:durableId="00000003" w16cex:dateUtc="2026-07-31T22:36:54Z"/>
  <w16cex:commentExtensible w16cex:durableId="00000004" w16cex:dateUtc="2026-07-30T21:49:01Z"/>
  <w16cex:commentExtensible w16cex:durableId="00000005" w16cex:dateUtc="2026-07-30T19:22:25Z"/>
  <w16cex:commentExtensible w16cex:durableId="00000006" w16cex:dateUtc="2026-07-30T22:08:59Z"/>
  <w16cex:commentExtensible w16cex:durableId="00000007" w16cex:dateUtc="2026-08-01T14:24:52Z"/>
  <w16cex:commentExtensible w16cex:durableId="00000008" w16cex:dateUtc="2026-07-31T16:59:48Z"/>
  <w16cex:commentExtensible w16cex:durableId="00000009" w16cex:dateUtc="2026-07-30T21:50:24Z"/>
  <w16cex:commentExtensible w16cex:durableId="0000000A" w16cex:dateUtc="2026-07-31T22:39:21Z"/>
  <w16cex:commentExtensible w16cex:durableId="0000000B" w16cex:dateUtc="2026-07-31T17:08:26Z"/>
  <w16cex:commentExtensible w16cex:durableId="0000000C" w16cex:dateUtc="2026-07-30T21:59:07Z"/>
  <w16cex:commentExtensible w16cex:durableId="0000000D" w16cex:dateUtc="2026-07-30T21:52:51Z"/>
  <w16cex:commentExtensible w16cex:durableId="0000000E" w16cex:dateUtc="2026-07-31T17:02:30Z"/>
  <w16cex:commentExtensible w16cex:durableId="0000000F" w16cex:dateUtc="2026-07-31T22:40:26Z"/>
  <w16cex:commentExtensible w16cex:durableId="00000010" w16cex:dateUtc="2026-07-30T22:00:14Z"/>
  <w16cex:commentExtensible w16cex:durableId="00000011" w16cex:dateUtc="2026-07-30T21:53:15Z"/>
  <w16cex:commentExtensible w16cex:durableId="00000012" w16cex:dateUtc="2026-07-31T17:11:02Z"/>
  <w16cex:commentExtensible w16cex:durableId="00000013" w16cex:dateUtc="2026-07-31T17:13:03Z"/>
  <w16cex:commentExtensible w16cex:durableId="00000014" w16cex:dateUtc="2026-07-31T22:44:42Z"/>
  <w16cex:commentExtensible w16cex:durableId="00000015" w16cex:dateUtc="2026-08-01T06:21:22Z"/>
  <w16cex:commentExtensible w16cex:durableId="00000016" w16cex:dateUtc="2026-08-01T14:34:21Z"/>
  <w16cex:commentExtensible w16cex:durableId="00000017" w16cex:dateUtc="2026-07-31T17:10:29Z"/>
</w16cex:commentsExtensible>
</file>

<file path=word/commentsIds.xml><?xml version="1.0" encoding="utf-8"?>
<w16cid:commentsId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16cid:commentId w16cid:paraId="000000E5" w16cid:durableId="00000001"/>
  <w16cid:commentId w16cid:paraId="000000E6" w16cid:durableId="00000002"/>
  <w16cid:commentId w16cid:paraId="000000E7" w16cid:durableId="00000003"/>
  <w16cid:commentId w16cid:paraId="000000E8" w16cid:durableId="00000004"/>
  <w16cid:commentId w16cid:paraId="000000E9" w16cid:durableId="00000005"/>
  <w16cid:commentId w16cid:paraId="000000EA" w16cid:durableId="00000006"/>
  <w16cid:commentId w16cid:paraId="000000EB" w16cid:durableId="00000007"/>
  <w16cid:commentId w16cid:paraId="000000EC" w16cid:durableId="00000008"/>
  <w16cid:commentId w16cid:paraId="000000ED" w16cid:durableId="00000009"/>
  <w16cid:commentId w16cid:paraId="000000EE" w16cid:durableId="0000000A"/>
  <w16cid:commentId w16cid:paraId="000000EF" w16cid:durableId="0000000B"/>
  <w16cid:commentId w16cid:paraId="000000F3" w16cid:durableId="0000000C"/>
  <w16cid:commentId w16cid:paraId="000000F4" w16cid:durableId="0000000D"/>
  <w16cid:commentId w16cid:paraId="000000F5" w16cid:durableId="0000000E"/>
  <w16cid:commentId w16cid:paraId="000000F6" w16cid:durableId="0000000F"/>
  <w16cid:commentId w16cid:paraId="000000F7" w16cid:durableId="00000010"/>
  <w16cid:commentId w16cid:paraId="000000FA" w16cid:durableId="00000011"/>
  <w16cid:commentId w16cid:paraId="000000FB" w16cid:durableId="00000012"/>
  <w16cid:commentId w16cid:paraId="000000FC" w16cid:durableId="00000013"/>
  <w16cid:commentId w16cid:paraId="000000FD" w16cid:durableId="00000014"/>
  <w16cid:commentId w16cid:paraId="00000100" w16cid:durableId="00000015"/>
  <w16cid:commentId w16cid:paraId="00000101" w16cid:durableId="00000016"/>
  <w16cid:commentId w16cid:paraId="00000102" w16cid:durableId="00000017"/>
</w16cid:commentsId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Calibri"/>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sz w:val="24"/>
        <w:szCs w:val="24"/>
        <w:lang w:val="en"/>
      </w:rPr>
    </w:rPrDefault>
    <w:pPrDefault>
      <w:pPr>
        <w:spacing w:after="20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4f81bd"/>
      <w:sz w:val="32"/>
      <w:szCs w:val="32"/>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8"/>
      <w:szCs w:val="28"/>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sz w:val="24"/>
      <w:szCs w:val="24"/>
    </w:rPr>
  </w:style>
  <w:style w:type="paragraph" w:styleId="Heading4">
    <w:name w:val="heading 4"/>
    <w:basedOn w:val="Normal"/>
    <w:next w:val="Normal"/>
    <w:pPr>
      <w:keepNext w:val="1"/>
      <w:keepLines w:val="1"/>
      <w:spacing w:after="0" w:before="200" w:lineRule="auto"/>
    </w:pPr>
    <w:rPr>
      <w:rFonts w:ascii="Calibri" w:cs="Calibri" w:eastAsia="Calibri" w:hAnsi="Calibri"/>
      <w:i w:val="1"/>
      <w:iCs w:val="1"/>
      <w:color w:val="4f81bd"/>
      <w:sz w:val="24"/>
      <w:szCs w:val="24"/>
    </w:rPr>
  </w:style>
  <w:style w:type="paragraph" w:styleId="Heading5">
    <w:name w:val="heading 5"/>
    <w:basedOn w:val="Normal"/>
    <w:next w:val="Normal"/>
    <w:pPr>
      <w:keepNext w:val="1"/>
      <w:keepLines w:val="1"/>
      <w:spacing w:after="0" w:before="200" w:lineRule="auto"/>
    </w:pPr>
    <w:rPr>
      <w:rFonts w:ascii="Calibri" w:cs="Calibri" w:eastAsia="Calibri" w:hAnsi="Calibri"/>
      <w:color w:val="4f81bd"/>
      <w:sz w:val="24"/>
      <w:szCs w:val="24"/>
    </w:rPr>
  </w:style>
  <w:style w:type="paragraph" w:styleId="Heading6">
    <w:name w:val="heading 6"/>
    <w:basedOn w:val="Normal"/>
    <w:next w:val="Normal"/>
    <w:pPr>
      <w:keepNext w:val="1"/>
      <w:keepLines w:val="1"/>
      <w:spacing w:after="0" w:before="200" w:lineRule="auto"/>
    </w:pPr>
    <w:rPr>
      <w:rFonts w:ascii="Calibri" w:cs="Calibri" w:eastAsia="Calibri" w:hAnsi="Calibri"/>
      <w:color w:val="4f81bd"/>
      <w:sz w:val="24"/>
      <w:szCs w:val="24"/>
    </w:rPr>
  </w:style>
  <w:style w:type="paragraph" w:styleId="Title">
    <w:name w:val="Title"/>
    <w:basedOn w:val="Normal"/>
    <w:next w:val="Normal"/>
    <w:pPr>
      <w:keepNext w:val="1"/>
      <w:keepLines w:val="1"/>
      <w:spacing w:after="240" w:before="480" w:lineRule="auto"/>
      <w:jc w:val="center"/>
    </w:pPr>
    <w:rPr>
      <w:rFonts w:ascii="Calibri" w:cs="Calibri" w:eastAsia="Calibri" w:hAnsi="Calibri"/>
      <w:b w:val="1"/>
      <w:bCs w:val="1"/>
      <w:color w:val="335b8a"/>
      <w:sz w:val="36"/>
      <w:szCs w:val="36"/>
    </w:rPr>
  </w:style>
  <w:style w:type="paragraph" w:styleId="Subtitle">
    <w:name w:val="Subtitle"/>
    <w:basedOn w:val="Normal"/>
    <w:next w:val="Normal"/>
    <w:pPr>
      <w:keepNext w:val="1"/>
      <w:keepLines w:val="1"/>
      <w:spacing w:after="240" w:before="240" w:lineRule="auto"/>
      <w:jc w:val="center"/>
    </w:pPr>
    <w:rPr>
      <w:rFonts w:ascii="Calibri" w:cs="Calibri" w:eastAsia="Calibri" w:hAnsi="Calibri"/>
      <w:b w:val="1"/>
      <w:bCs w:val="1"/>
      <w:color w:val="335b8a"/>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9" Type="http://schemas.microsoft.com/office/2016/09/relationships/commentsIds" Target="commentsIds.xml"/><Relationship Id="rId5" Type="http://schemas.openxmlformats.org/officeDocument/2006/relationships/numbering" Target="numbering.xml"/><Relationship Id="rId6" Type="http://schemas.openxmlformats.org/officeDocument/2006/relationships/styles" Target="styles.xml"/><Relationship Id="rId7" Type="http://schemas.microsoft.com/office/2011/relationships/commentsExtended" Target="commentsExtended.xml"/><Relationship Id="rId8" Type="http://schemas.microsoft.com/office/2018/08/relationships/commentsExtensible" Target="commentsExtensi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