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ff"/>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4"/>
          <w:szCs w:val="24"/>
          <w:u w:val="none"/>
          <w:shd w:fill="auto" w:val="clear"/>
          <w:vertAlign w:val="baseline"/>
          <w:rtl w:val="0"/>
        </w:rPr>
        <w:t xml:space="preserve">MPS: We start with the Stella flashback you all wanted. I’m not sure exactly where to put it, but Chapter 6 felt the best, since that’s when James considers giving up.</w:t>
      </w:r>
    </w:p>
    <w:p w:rsidR="00000000" w:rsidDel="00000000" w:rsidP="00000000" w:rsidRDefault="00000000" w:rsidRPr="00000000" w14:paraId="0000000F">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But Stella wouldn’t want him to think that way. Not when she always had hope.</w:t>
      </w:r>
      <w:r w:rsidDel="00000000" w:rsidR="00000000" w:rsidRPr="00000000">
        <w:rPr>
          <w:rtl w:val="0"/>
        </w:rPr>
      </w:r>
    </w:p>
    <w:p w:rsidR="00000000" w:rsidDel="00000000" w:rsidP="00000000" w:rsidRDefault="00000000" w:rsidRPr="00000000" w14:paraId="00000012">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had snuck out from the workshop, officially to discuss the working of machines in private. James didn’t know if the others would narc on him, because if they did, he and Stella would be Transmitted without</w:t>
      </w:r>
      <w:del w:author="Mary Elizabeth Hayes" w:id="0" w:date="2026-04-24T14:51:3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 out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when they were together, it didn’t matter. He just wanted to be with </w:t>
      </w:r>
      <w:ins w:author="Naomi Neenan" w:id="1" w:date="2026-04-23T15:42:19Z">
        <w:r w:rsidDel="00000000" w:rsidR="00000000" w:rsidRPr="00000000">
          <w:rPr>
            <w:rtl w:val="0"/>
            <w:rPrChange w:author="Naomi Neenan" w:id="2" w:date="2026-04-23T15:42:1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her</w:t>
        </w:r>
      </w:ins>
      <w:del w:author="Naomi Neenan" w:id="1" w:date="2026-04-23T15:42:19Z">
        <w:r w:rsidDel="00000000" w:rsidR="00000000" w:rsidRPr="00000000">
          <w:rPr>
            <w:rtl w:val="0"/>
            <w:rPrChange w:author="Naomi Neenan" w:id="2" w:date="2026-04-23T15:42:1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him</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sat on the rough rock floor and kissed. “James,” Stella said. “I’m going to be reassigned, but I have an idea.”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a pit in his stomach.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knew it couldn’t last</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especially when it was </w:t>
      </w:r>
      <w:ins w:author="Mary Elizabeth Hayes" w:id="3" w:date="2026-04-24T14:51:46Z">
        <w:r w:rsidDel="00000000" w:rsidR="00000000" w:rsidRPr="00000000">
          <w:rPr>
            <w:rtl w:val="0"/>
            <w:rPrChange w:author="Mary Elizabeth Hayes" w:id="4" w:date="2026-04-24T14:51:4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forbidden</w:t>
        </w:r>
      </w:ins>
      <w:del w:author="Mary Elizabeth Hayes" w:id="3" w:date="2026-04-24T14:51:46Z">
        <w:r w:rsidDel="00000000" w:rsidR="00000000" w:rsidRPr="00000000">
          <w:rPr>
            <w:rtl w:val="0"/>
            <w:rPrChange w:author="Mary Elizabeth Hayes" w:id="4" w:date="2026-04-24T14:51:4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forbbiden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“Yeah?”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got out a bonnet, and he stared.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one’s going to object to a Worker </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playing around with </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Unwanted,” she said. “We’ll meet somewhere—”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“Emergency stairs on the shafts. No one goes there.”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There. And we’ll do it when we’re not needed elsewhere.”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put his arm around her neck, and she leaned into him. James always marveled about how smooth girls’ skin</w:t>
      </w:r>
      <w:del w:author="Naomi Neenan" w:id="5" w:date="2026-04-23T15:44:4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ins w:author="Naomi Neenan" w:id="6" w:date="2026-04-23T15:44:50Z">
        <w:r w:rsidDel="00000000" w:rsidR="00000000" w:rsidRPr="00000000">
          <w:rPr>
            <w:rtl w:val="0"/>
            <w:rPrChange w:author="Naomi Neenan" w:id="7" w:date="2026-04-23T15:44:5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was</w:t>
        </w:r>
      </w:ins>
      <w:del w:author="Naomi Neenan" w:id="6" w:date="2026-04-23T15:44:50Z">
        <w:r w:rsidDel="00000000" w:rsidR="00000000" w:rsidRPr="00000000">
          <w:rPr>
            <w:rtl w:val="0"/>
            <w:rPrChange w:author="Naomi Neenan" w:id="7" w:date="2026-04-23T15:44:5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were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how gentle their voices were. But Stella’s was above all others.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reached for the hem of her shirt, but she pushed his hand away. “No. Not now.”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James said. “We might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a chance to… do more than this.”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she said. “There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always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hope. Things could change. Maybe we can find a way, somehow, somewhere, to be together.”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cut him off with a kiss that took his breath away.</w:t>
      </w:r>
    </w:p>
    <w:p w:rsidR="00000000" w:rsidDel="00000000" w:rsidP="00000000" w:rsidRDefault="00000000" w:rsidRPr="00000000" w14:paraId="00000020">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 Stella was here, too. He had to keep going for her. No matter what it took</w:t>
      </w:r>
      <w:commentRangeStart w:id="2"/>
      <w:commentRangeStart w:id="3"/>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ff"/>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4"/>
          <w:szCs w:val="24"/>
          <w:u w:val="none"/>
          <w:shd w:fill="auto" w:val="clear"/>
          <w:vertAlign w:val="baseline"/>
          <w:rtl w:val="0"/>
        </w:rPr>
        <w:t xml:space="preserve">MPS: And now for your previous scheduled Transmission chapters:</w:t>
      </w:r>
    </w:p>
    <w:bookmarkStart w:colFirst="0" w:colLast="0" w:name="1hhmt17d82m9" w:id="0"/>
    <w:bookmarkEnd w:id="0"/>
    <w:p w:rsidR="00000000" w:rsidDel="00000000" w:rsidP="00000000" w:rsidRDefault="00000000" w:rsidRPr="00000000" w14:paraId="00000025">
      <w:pPr>
        <w:pStyle w:val="Heading2"/>
        <w:rPr/>
      </w:pPr>
      <w:r w:rsidDel="00000000" w:rsidR="00000000" w:rsidRPr="00000000">
        <w:rPr>
          <w:rtl w:val="0"/>
        </w:rPr>
        <w:t xml:space="preserve">Discovery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wondered, when he floated in space again, whether it was all a cruel joke. Maybe there </w:t>
      </w:r>
      <w:ins w:author="Naomi Neenan" w:id="8" w:date="2026-04-23T15:45:40Z">
        <w:r w:rsidDel="00000000" w:rsidR="00000000" w:rsidRPr="00000000">
          <w:rPr>
            <w:rtl w:val="0"/>
            <w:rPrChange w:author="Naomi Neenan" w:id="9" w:date="2026-04-23T15:45: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were</w:t>
        </w:r>
      </w:ins>
      <w:del w:author="Naomi Neenan" w:id="8" w:date="2026-04-23T15:45:40Z">
        <w:r w:rsidDel="00000000" w:rsidR="00000000" w:rsidRPr="00000000">
          <w:rPr>
            <w:rtl w:val="0"/>
            <w:rPrChange w:author="Naomi Neenan" w:id="9" w:date="2026-04-23T15:45:4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was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other worlds; maybe there was just constantly being murdered over and over again by the monsters. An eternal punishment, never to cease.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had killed him, just as he was about to level up? Unless it was a cruel joke, and he just would suffer—No. No, Stella would not want him to give up. She would want him to find her. And then they could be together.</w:t>
      </w:r>
    </w:p>
    <w:p w:rsidR="00000000" w:rsidDel="00000000" w:rsidP="00000000" w:rsidRDefault="00000000" w:rsidRPr="00000000" w14:paraId="00000028">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woke with another massive headache, still in a cave. He felt incredibly alive, as if he had just been born.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checked his inventory, to find it empty. Yes, he had died.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What killed him? Poison?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got up, brushed himself off, and wondered why he always respawned with a hospital gown. Or why every death, he felt so alive. At least he had gotten a bare idea of what to do: knap rocks, kill monsters, find those yellow pulp plants, and maybe, somehow, find something to be used as a stick. He knew he could create a spear, he just needed to—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froze, because he heard not a slither nor a skitter, but voices. Human voices. Chatting away conversationally. “Yeah, I told him he was too dumb to make it. You’d think a Thinker would—”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couldn’t hold it in any more. “Over here!” he shouted, the echo bouncing off the distant tunnels.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heard the voices speed up.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Another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newt? Today must be our lucky day. Hey! Newt! Where are you?”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James called out. “I’m in a room, where—”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Footsteps approached, and a party of humans—humans!—with mismatched armor stepped inside. “Hey, how’s it going?” the young man who had spoken earlier said, with Worker-dark hair. “You a newt?”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what?” James asked.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“Newly Transmitted,” a young woman Thinker by him explained</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been murdered by monsters for the last few… weeks? Months? I don’t even know,” James admitted.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“Welcome to the Underneath,” the leader said. “This way. We’ll take care of you.”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 brief moment James wondered if it was a trick.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You’re not sure if we’re going to torture you or feed you to a monster, right?”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Thinker said. “He’s suffered enough without your humor.”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come,” James said, and followed them.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party continued to banter and bicker as they took seemingly random turns through the caves. James noticed that while they didn’t have a map, they did make marks on the walls. And, well, they were going upwards.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we heading to the surface?” James asked.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in a few months,” Drake said. “Oh, you’re a newt. The Surface is the next world up. We’re in the Underneath.”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are we going up, though?” James asked.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didn’t realize that that’s where the monsters are less dangerous?” Drake asked.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hit his face, and had to cancel out of the screens</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chill,” the Thinker said. “We were all newts once.”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are you?” James asked.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“Kate,” the Thinker said. “Oh, we’re part of the Dragon Trog Tribe. Y</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ou’re welcome to stay with us</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James said. “Please.”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came to larger and larger tunnels until they came at last to one massive cavern. A large campsite stood inside, with a palisade complete with gates and guards. They came to one. “Hey, Drake,” one of the guards said. “Got a second newt today?”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Drake said. “Welcome to our camp. We just need you to come to the quartermaster, and then you can go on your way.”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“Uh, OK,” James said, and headed with them into the camp.</w:t>
      </w:r>
    </w:p>
    <w:bookmarkStart w:colFirst="0" w:colLast="0" w:name="b3xk8rx95446" w:id="1"/>
    <w:bookmarkEnd w:id="1"/>
    <w:p w:rsidR="00000000" w:rsidDel="00000000" w:rsidP="00000000" w:rsidRDefault="00000000" w:rsidRPr="00000000" w14:paraId="00000047">
      <w:pPr>
        <w:pStyle w:val="Heading2"/>
        <w:rPr/>
      </w:pPr>
      <w:r w:rsidDel="00000000" w:rsidR="00000000" w:rsidRPr="00000000">
        <w:rPr>
          <w:rtl w:val="0"/>
        </w:rPr>
        <w:t xml:space="preserve">Dragon Trogdolyte Tribe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inside of the camp showed simple structures, little more than tents, but it was crowded. James felt himself relax as he saw the various members of the Tribe sit around and joke. Many were cooking at campfires, while others seemed to be sparring. James did some math in his head and came up with a community of a few hundred people in this camp.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large tent apparently held the quartermaster, as well as loads of crates. The older man, sitting on the rock floor</w:t>
      </w:r>
      <w:ins w:author="Mary Elizabeth Hayes" w:id="10" w:date="2026-04-24T14:55:1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writing in a book. On seeing James, the quartermaster smiled. “Ah, a newt? Ready to leave your days of constant dying behind?”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please,” James said.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much loot,” Drake interrupted. He and the quartermaster opened up their inventories and touched them together. James watched, fascinated, as the quartermaster took some pieces of meat and yellow and blue bulbs. The quartermaster then wrote in a book. “See you,” Drake said to James, then he and his party headed out.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hi,” James said. “I’m James.”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Quartermaster Boris,” the older man said. “Welcome to the Dragon Trogdolyte Tribe. You’re welcome to stay with us, </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you’d like,</w:t>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we’ll put you to work.”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is better than dying,” James said.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good attitude. Now, I’ll provide you a standard kit, but to be clear, it’s loaned, not given. You’ll have negative credit for a bit.”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James asked, concerned.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we’re not loan sharks. We just can’t hand out freebies. You can take your time repaying. And the bluefruit stew is free. So, still want your standard kit?”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James said, relaxing. He still felt nervous around these people, but even if they did have some kind of elaborate scam going, he was still better off than trying to make it by himself in the depths of the Underneath.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quartermaster whistled to himself, digging through a crate. “Let me transfer,” he said.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opened his inventory, and merged with the quartermaster as he had seen Drake do. The quartermaster transferred a shortsword, a spear, a complete set of clothing with sandals, a complete set of armor, and a ring. “We won’t replace any of it if you lose it,” the quartermaster said. “We had a string of petty thefts recently, but it stopped once we found the culprit. Just hold on to your items, and put them in your inventory if you’re not using them.”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James said. “How much will this cost?”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hundred credits,” the quartermaster said, writing a number—in blessedly familiar Arabic numerals, on a page in his book. “For reference, a nice meal is a credit, and a new sword is about ten credits. You can easily make it back with a trip or two, but until you know how to use your items, you’re going to just be doing guard duty.”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 I be assigned…?” James asked.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has to do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we don’t object to you picking whatever job you can do. We don’t respect the Scale down here. For the moment, be on guard duty, and train whenever you can.”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do I sleep?” James asked.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head over to the men’s </w:t>
      </w:r>
      <w:ins w:author="Mary Elizabeth Hayes" w:id="11" w:date="2026-04-24T14:56:54Z">
        <w:r w:rsidDel="00000000" w:rsidR="00000000" w:rsidRPr="00000000">
          <w:rPr>
            <w:rtl w:val="0"/>
            <w:rPrChange w:author="Mary Elizabeth Hayes" w:id="12" w:date="2026-04-24T14:56:5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dormitory</w:t>
        </w:r>
      </w:ins>
      <w:del w:author="Mary Elizabeth Hayes" w:id="11" w:date="2026-04-24T14:56:54Z">
        <w:r w:rsidDel="00000000" w:rsidR="00000000" w:rsidRPr="00000000">
          <w:rPr>
            <w:rtl w:val="0"/>
            <w:rPrChange w:author="Mary Elizabeth Hayes" w:id="12" w:date="2026-04-24T14:56:5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dormatory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tent and find someone who doesn’t snore to share a blanket with. Or, if you can’t, just sleep.”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And food?”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bluefruit stew is by the big fire. Just show up at mealtime and it’ll be waiting.”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if I get hurt?”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 will cure it, as long as you don’t go over your wound meter.”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what?”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rightmost bar on your stats screen.”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opened it up. That bar could only be the same one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thought had been experience</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wound meter?”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as you are injured it will go up </w:t>
      </w:r>
      <w:ins w:author="Naomi Neenan" w:id="13" w:date="2026-04-23T15:54:18Z">
        <w:r w:rsidDel="00000000" w:rsidR="00000000" w:rsidRPr="00000000">
          <w:rPr>
            <w:rtl w:val="0"/>
            <w:rPrChange w:author="Naomi Neenan" w:id="14" w:date="2026-04-23T15:54:1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while</w:t>
        </w:r>
      </w:ins>
      <w:del w:author="Naomi Neenan" w:id="13" w:date="2026-04-23T15:54:18Z">
        <w:r w:rsidDel="00000000" w:rsidR="00000000" w:rsidRPr="00000000">
          <w:rPr>
            <w:rtl w:val="0"/>
            <w:rPrChange w:author="Naomi Neenan" w:id="14" w:date="2026-04-23T15:54:18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repairs your body. If it goes too high you die. So if you’re badly hurt, head to the hospital tent. It will cost you, but we’ll always treat you.”</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realized how little he knew about any of the systems. That ‘experience’ bar had grown as he had gotten hurt, and eventually killed him.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“Also, we have a few rules here,” the quartermaster said. “No fighting. No stealing. No cheating on your partner. Everyone must work. All loot must go to me for proper credit. And obey the words of the Tribe Leader or Tribe Officers without question in combat or emergency settings. That’s it.”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seem to be prepared for people joining and leaving all the time,” James said.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do. That’s the nature of being a Trog Tribe.”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Trog Tribe?”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travel the Underneath in a large nomadic group, as opposed to the Holds, which stay in place, or the Wanderers, who travel from Hold to Hold in small groups. If you want to switch from one to another, you can. We’re all in this together, you see</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his whole body relax of a tension he didn’t realize he had been carrying. He had expected a bunch of competing groups fighting each other for resources. But in fact it seemed that the groups didn’t fight each other, or at least had some kind of truce. It wasn’t every man for himself. It was every man for every man</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 around the camp and see what you’d like,” the quartermaster advised. “It’s up to you what you want out of life, after all.”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“Doesn’t everyone want to get out?”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quartermaster shook his head. “Many do at first. But most of them give up soon enough.”</w:t>
      </w:r>
    </w:p>
    <w:bookmarkStart w:colFirst="0" w:colLast="0" w:name="49d16l21hrl7" w:id="2"/>
    <w:bookmarkEnd w:id="2"/>
    <w:p w:rsidR="00000000" w:rsidDel="00000000" w:rsidP="00000000" w:rsidRDefault="00000000" w:rsidRPr="00000000" w14:paraId="0000006D">
      <w:pPr>
        <w:pStyle w:val="Heading2"/>
        <w:rPr/>
      </w:pPr>
      <w:r w:rsidDel="00000000" w:rsidR="00000000" w:rsidRPr="00000000">
        <w:rPr>
          <w:rtl w:val="0"/>
        </w:rPr>
        <w:t xml:space="preserve">Camp</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stepped out into the camp. Was this going to be his new home? Better get used to it, then.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a Trog man said, coming up to him. “The clothing here is weird. Let me help you put i</w:t>
      </w:r>
      <w:ins w:author="Mary Elizabeth Hayes" w:id="15" w:date="2026-04-24T14:58:26Z">
        <w:r w:rsidDel="00000000" w:rsidR="00000000" w:rsidRPr="00000000">
          <w:rPr>
            <w:rtl w:val="0"/>
            <w:rPrChange w:author="Mary Elizabeth Hayes" w:id="16" w:date="2026-04-24T14:58:2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w:t>
        </w:r>
      </w:ins>
      <w:del w:author="Mary Elizabeth Hayes" w:id="15" w:date="2026-04-24T14:58:2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“Uh, OK?” James said. But a few minutes later, he wasn’t arguing. The clothing they had given him made no sense. The pants had one leg drastically shorter than the other, while the shirt was more like a strange tunic. Something between a cloak or a cape draped over his other s</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houlder than the short leg</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 important of all, he was told, were the headbands and armbands, that showed the red dragon of their tribe</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designed these clothes?” James asked.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norking clue,” the Trog said. “This is more or less what we find in jars.”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“Jars?”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the chests down here come in these weird circular jars. At least the armor makes sense. Anyway, see you around.</w:t>
      </w:r>
      <w:ins w:author="Mary Elizabeth Hayes" w:id="17" w:date="2026-04-24T14:59:04Z">
        <w:r w:rsidDel="00000000" w:rsidR="00000000" w:rsidRPr="00000000">
          <w:rPr>
            <w:rtl w:val="0"/>
            <w:rPrChange w:author="Mary Elizabeth Hayes" w:id="18" w:date="2026-04-24T14:59:0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walked out in admittedly comfortable clothing, with equipment in his inventory and the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promise</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food, and more importantly, the promise of not being repeatedly murdered by monsters.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hoped Stella had also been picked up by a Trog Tribe, but he thought it inconceivably unlikely that she was in this camp. He asked around anyway.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 find Drake’s party warming themselves by a fire. They opened up a space for him. “How’s it going, newt?” Drake asked.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name is James,” James protested.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How’s it going?”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“He’s just teasing you,” Kate said.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you explain this place? Or the system?”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“Nope. But we have some basic ideas.”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figured out the inventory screen, sort of,” James said. “The rest I don’t really understand.”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Kate said, and touched her nose. “The first is inventory, as you figured out.” She touched her nose again. “The second is a weird clock astrology thing. We’re not sure how it works, but you can stick an item in that little box and something may or may not happen.”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you know?” James asked.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don’t. And sometimes you stick something in and it gives it a really nasty curse, so the general rule is not to mess with it unless you have insane amounts of wealth to waste.”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James said. “What about the next screen?”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Kate touched her nose. “We have no idea. No one’s ever managed to figure this one out.”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see,” James said, feeling deflated.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Kate went to the next screen. “This is stats, although we’re not sure what all of them do. It seems like when you do things, bars go up, and if they’re up enough, you gain… something. We’re not sure how, or even what the stats do. But it’s clear enough that having bigger numbers is better, and we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figured out the number system.”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“Talk to our lorekeeper,” Drake suggested. “You can learn more about what little we know.”</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“Also, that red bar at the end is very dangerous,” Kate added.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thought it was experience,” James admitted.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laughed</w:t>
      </w:r>
      <w:commentRangeStart w:id="14"/>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not in mockery</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there’s the thumb trees,” Kate said, and opened her last screen.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looked, puzzled, at a different set of trees. Kate’s black tree was much smaller than James, and her white tree slightly bigger.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has a different explanation for the trees,” Drake said, shaking his head. “Some people say they’re a kind of experience. Others, a kind of history of your actions. No one can explain why they grow and shrink. No one can explain what they mean. No one has found any way to interact with them, either.”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think it’s experience,” Kate confided. “Because it sticks with you between respawns.”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asked.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it’s weird that way. No one’s ever explained why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all things does it. And one thing we’ve all noticed is that killing things tends to grow your trees, which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probably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good sign.”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heard—” a huge Worker man rumbled.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not this theory again,” another Worker partymate muttered.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told you, I heard it from a friend.”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heard it from a friend—” Drake mocked.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said that a Perfect said it was a kind of karma.”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Perfect?” James asked. “How?”</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right?” Drake said.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not impossible,” Kate said. “I mean, maybe some Perfect wanted to go on an adventure. He’d be a total idiot, though. I know what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to a Perfect if I had the chance.” There was sheer venom in her voice.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problem with Gus’s theory,” Drake started.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not a theory!” Gus protested.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problem with Gus’s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that it makes no sense what actions grow or shrink your trees. Like, killing another human causes either to skyrocket, sometimes both, and there’s no explanation why or how. And sometimes they just grow or shrink on their own!”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kill each other down here?” James asked.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quiet fell on the camp. A thin Thinker partymate shook her head. “It happens, but it’s very rare. Every now and then the drama in a Trog Tribe—and believe me, there’s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always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drama—goes too far, and they have a fight amongst themselves. Usually they just split rather than fight it out. Or a Tribe goes rogue and start</w:t>
      </w:r>
      <w:ins w:author="Mary Elizabeth Hayes" w:id="19" w:date="2026-04-24T15:01:5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attacking Holds, and the other Tribes have to hunt them down. But there’s just no point. We’re all in danger at all times. So we all need to stick together.”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see,” James said. Yes, it made sense. They had made a much better world without the Perfects. In fact, chances were everyone here had his own bad run-in with a Perfect</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Drake said. “You got injured earlier? On your arm?”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lifted up his arm to see a strange mark on it, like a scrape that had never healed. “Yeah,” he said. “I’d scratched myself accidentally before coming here.”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“It’ll never heal. Ever,” Drake said. “But it doesn’t look bad.”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me see,” Kate said, and reached over to examine his arm. “Yeah. You’ll be fine.”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put some nanoheal on before they sent 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“Glack,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Drake asked.</w:t>
      </w:r>
      <w:ins w:author="Corinna Turner" w:id="20" w:date="2026-04-25T13:21:0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Change w:author="Corinna Turner" w:id="21" w:date="2026-04-25T13:21:0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del w:author="Corinna Turner" w:id="20" w:date="2026-04-25T13:21:0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can’t they just hand it out Back There?”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also had a nasty cut, and they put nanoheal on it,” Gus confided. “Still left a bit of a mark.”</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James asked. “Why are they so generous about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all things?”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2" w:date="2026-04-23T16:10:41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“Nork if I know,” Drake said.</w:t>
      </w:r>
      <w:ins w:author="Naomi Neenan" w:id="22" w:date="2026-04-23T16:10:41Z">
        <w:r w:rsidDel="00000000" w:rsidR="00000000" w:rsidRPr="00000000">
          <w:rPr>
            <w:rtl w:val="0"/>
          </w:rPr>
        </w:r>
      </w:ins>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2" w:date="2026-04-23T16:10:41Z"/>
          <w:rPrChange w:author="Naomi Neenan" w:id="23" w:date="2026-04-23T16:10:4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2" w:date="2026-04-23T16:10:41Z">
        <w:r w:rsidDel="00000000" w:rsidR="00000000" w:rsidRPr="00000000">
          <w:rPr>
            <w:rtl w:val="0"/>
          </w:rPr>
        </w:r>
      </w:ins>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24" w:date="2026-04-24T15:02:58Z"/>
          <w:color w:val="45818e"/>
          <w:rPrChange w:author="Naomi Neenan" w:id="23" w:date="2026-04-23T16:10:4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2" w:date="2026-04-23T16:10:41Z">
        <w:r w:rsidDel="00000000" w:rsidR="00000000" w:rsidRPr="00000000">
          <w:rPr>
            <w:color w:val="45818e"/>
            <w:rtl w:val="0"/>
            <w:rPrChange w:author="Naomi Neenan" w:id="23" w:date="2026-04-23T16:10:4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Nothing to note. I’m so relieved James found a place to settle down, learn about the system, and hopefully make some allies! I love the idea of the Tribes creating a better world out of the punishment they were given, and how everyone wants to help each other, and the world already feels so rich. I’m also really curious about the trees. I’m thinking they have something to do with morality, but if either tree skyrockets when another human is killed, that squished my original theory that black tree grows at evil actions and white tree grows at good actions. Really excited to eventually see what that’s about, and I can’t wait to read more!</w:t>
        </w:r>
      </w:ins>
      <w:ins w:author="Mary Elizabeth Hayes" w:id="24" w:date="2026-04-24T15:02:58Z">
        <w:r w:rsidDel="00000000" w:rsidR="00000000" w:rsidRPr="00000000">
          <w:rPr>
            <w:rtl w:val="0"/>
          </w:rPr>
        </w:r>
      </w:ins>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24" w:date="2026-04-24T15:02:58Z"/>
          <w:color w:val="45818e"/>
          <w:rPrChange w:author="Naomi Neenan" w:id="23" w:date="2026-04-23T16:10:41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24" w:date="2026-04-24T15:02:58Z">
        <w:r w:rsidDel="00000000" w:rsidR="00000000" w:rsidRPr="00000000">
          <w:rPr>
            <w:rtl w:val="0"/>
          </w:rPr>
        </w:r>
      </w:ins>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26" w:date="2026-04-25T13:21:40Z"/>
          <w:color w:val="0000ff"/>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24" w:date="2026-04-24T15:02:58Z">
        <w:r w:rsidDel="00000000" w:rsidR="00000000" w:rsidRPr="00000000">
          <w:rPr>
            <w:color w:val="0000ff"/>
            <w:rtl w:val="0"/>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Loved this installment too! Yay, he’s found some humans! And I really like how they’ve decided to create their own, much more equal, society down here. Though could you give a really brief description again of the screen that no one knows anything about? My theorizing brain will thank you. Also, everyone can see each other’s screens? So they’re actually physical screens that other people can interact with? My own theory of the trees was that the black one was deaths and the white one the amount of stuff you did while alive. I am both utterly perplexed and utterly fascinated with this system, and I can’t wait to read more!</w:t>
        </w:r>
      </w:ins>
      <w:ins w:author="Corinna Turner" w:id="26" w:date="2026-04-25T13:21:40Z">
        <w:r w:rsidDel="00000000" w:rsidR="00000000" w:rsidRPr="00000000">
          <w:rPr>
            <w:rtl w:val="0"/>
          </w:rPr>
        </w:r>
      </w:ins>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26" w:date="2026-04-25T13:21:40Z"/>
          <w:color w:val="0000ff"/>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26" w:date="2026-04-25T13:21:40Z">
        <w:r w:rsidDel="00000000" w:rsidR="00000000" w:rsidRPr="00000000">
          <w:rPr>
            <w:rtl w:val="0"/>
          </w:rPr>
        </w:r>
      </w:ins>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26" w:date="2026-04-25T13:21:40Z">
        <w:r w:rsidDel="00000000" w:rsidR="00000000" w:rsidRPr="00000000">
          <w:rPr>
            <w:color w:val="0000ff"/>
            <w:rtl w:val="0"/>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This is still very interesting and I’m enjoying it. My cynical side is finding the human society there unconvincingly nice, but maybe there is more to </w:t>
        </w:r>
        <w:r w:rsidDel="00000000" w:rsidR="00000000" w:rsidRPr="00000000">
          <w:rPr>
            <w:color w:val="45818e"/>
            <w:rtl w:val="0"/>
            <w:rPrChange w:author="Corinna Turner" w:id="27" w:date="2026-04-25T13:21: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it. If</w:t>
        </w:r>
        <w:r w:rsidDel="00000000" w:rsidR="00000000" w:rsidRPr="00000000">
          <w:rPr>
            <w:color w:val="0000ff"/>
            <w:rtl w:val="0"/>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they really are that nice and there’s nothing more to it then it’s also quite a tone shift from the </w:t>
        </w:r>
        <w:r w:rsidDel="00000000" w:rsidR="00000000" w:rsidRPr="00000000">
          <w:rPr>
            <w:color w:val="45818e"/>
            <w:rtl w:val="0"/>
            <w:rPrChange w:author="Corinna Turner" w:id="27" w:date="2026-04-25T13:21: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previous</w:t>
        </w:r>
        <w:r w:rsidDel="00000000" w:rsidR="00000000" w:rsidRPr="00000000">
          <w:rPr>
            <w:color w:val="0000ff"/>
            <w:rtl w:val="0"/>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chapters. I imagine the context of killing the human might have a lot to do with which tree grows, </w:t>
        </w:r>
        <w:r w:rsidDel="00000000" w:rsidR="00000000" w:rsidRPr="00000000">
          <w:rPr>
            <w:color w:val="45818e"/>
            <w:rtl w:val="0"/>
            <w:rPrChange w:author="Corinna Turner" w:id="27" w:date="2026-04-25T13:21: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except</w:t>
        </w:r>
        <w:r w:rsidDel="00000000" w:rsidR="00000000" w:rsidRPr="00000000">
          <w:rPr>
            <w:color w:val="0000ff"/>
            <w:rtl w:val="0"/>
            <w:rPrChange w:author="Mary Elizabeth Hayes" w:id="25" w:date="2026-04-24T15:02:5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that seems rather obvious so you’d think they would have figured that out. Looking forward to more.</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0" w:date="2026-04-25T13:04:14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 known it couldn't last' ?</w:t>
      </w:r>
    </w:p>
  </w:comment>
  <w:comment w:author="Naomi Neenan" w:id="14" w:date="2026-04-23T16:08:3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nice group!</w:t>
      </w:r>
    </w:p>
  </w:comment>
  <w:comment w:author="Corinna Turner" w:id="15" w:date="2026-04-25T13:17:5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nice?</w:t>
      </w:r>
    </w:p>
  </w:comment>
  <w:comment w:author="Corinna Turner" w:id="13" w:date="2026-04-25T13:16:3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 or something to avoid promise-promise.</w:t>
      </w:r>
    </w:p>
  </w:comment>
  <w:comment w:author="Naomi Neenan" w:id="1" w:date="2026-04-23T15:44:39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‘Spending time with?’ Then it sounds a bit more like they care about each other deeper</w:t>
      </w:r>
    </w:p>
  </w:comment>
  <w:comment w:author="Corinna Turner" w:id="7" w:date="2026-04-25T13:09:48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unnecessary.</w:t>
      </w:r>
    </w:p>
  </w:comment>
  <w:comment w:author="Corinna Turner" w:id="16" w:date="2026-04-25T13:20:34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'Get rid of one class of people and we can make some kind of utopia' sounds deeply unlikely to me. In fact, it's been tried, a lot, and it never works. People are the problem, not any one class of them.</w:t>
      </w:r>
    </w:p>
  </w:comment>
  <w:comment w:author="Corinna Turner" w:id="5" w:date="2026-04-25T13:08:20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Corinna Turner" w:id="12" w:date="2026-04-25T13:15:49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they display the tribal symbol so prominently seems at odds with the 'oh, yeah, you can leave any time' attitude.</w:t>
      </w:r>
    </w:p>
  </w:comment>
  <w:comment w:author="Naomi Neenan" w:id="11" w:date="2026-04-23T16:06:47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 this is supposed to be. ‘Draped over his other shoulder shorter than the short leg?’ Or ‘over his other shoulder, then/ covering the short leg?’</w:t>
      </w:r>
    </w:p>
  </w:comment>
  <w:comment w:author="Corinna Turner" w:id="9" w:date="2026-04-25T13:13:53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remarkably civilised. Usually, under pressure, humans begin to place a lot of weight on tribal loyalty. Admittedly, with this being a game where they can't die for real, it's possible they would behave in a more relaxed way.</w:t>
      </w:r>
    </w:p>
  </w:comment>
  <w:comment w:author="Corinna Turner" w:id="10" w:date="2026-04-25T13:14:33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cosy Lit RPG? Or will they eat him later?</w:t>
      </w:r>
    </w:p>
  </w:comment>
  <w:comment w:author="Corinna Turner" w:id="8" w:date="2026-04-25T13:12:01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 thought tracked experience.'</w:t>
      </w:r>
    </w:p>
  </w:comment>
  <w:comment w:author="Corinna Turner" w:id="2" w:date="2026-04-25T13:05:16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adding this will be good.</w:t>
      </w:r>
    </w:p>
  </w:comment>
  <w:comment w:author="Corinna Turner" w:id="3" w:date="2026-04-25T13:05:4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thinking about it, it might be nicer if it focused more on the depth of their feelings and less on him trying to get up her blouse?</w:t>
      </w:r>
    </w:p>
  </w:comment>
  <w:comment w:author="Naomi Neenan" w:id="6" w:date="2026-04-23T15:48:4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Hooray!!</w:t>
      </w:r>
    </w:p>
  </w:comment>
  <w:comment w:author="Corinna Turner" w:id="4" w:date="2026-04-25T13:07:26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a very apt nickname!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