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 worn Unwanted girl with strong and unusual opinions about the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bookmarkStart w:colFirst="0" w:colLast="0" w:name="vw12n1jl8gwy" w:id="0"/>
    <w:bookmarkEnd w:id="0"/>
    <w:p w:rsidR="00000000" w:rsidDel="00000000" w:rsidP="00000000" w:rsidRDefault="00000000" w:rsidRPr="00000000" w14:paraId="0000001F">
      <w:pPr>
        <w:pStyle w:val="Heading2"/>
        <w:rPr/>
      </w:pPr>
      <w:r w:rsidDel="00000000" w:rsidR="00000000" w:rsidRPr="00000000">
        <w:rPr>
          <w:rtl w:val="0"/>
        </w:rPr>
        <w:t xml:space="preserve">Leaving the Hold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Somewhere towards the end of the meal, James asked “Do you have any spare gear?”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get you whatever you want,” Ralph said. “Let’s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outfi</w:t>
      </w:r>
      <w:ins w:author="Naomi Neenan" w:id="0" w:date="2026-06-19T09:21:5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ted and then head on our way.”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w:t>
      </w:r>
      <w:commentRangeStart w:id="1"/>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relief</w:t>
      </w:r>
      <w:commentRangeEnd w:id="1"/>
      <w:r w:rsidDel="00000000" w:rsidR="00000000" w:rsidRPr="00000000">
        <w:commentReference w:id="1"/>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wondered why they had so nonchalantly offered to pay for his gear. Not that he wanted to argue, but…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have to wonder for long.</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headed to one of the structures outside the inner circle. James could feel the looks of the guards, but they softened on seeing Lucky.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wooden door to the unmarked structure opened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wiry, suspicious man glaring outside…</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immediately turning to a massive smile</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I didn’t know you were in the Hold. Please, come in. I see you have a new friend!”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“Dave bought it,” Ralph said, shaking his head.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very sorry,” the apparent shopkeeper said with sorrow. Inside the dark shop were enchanted weapons in racks along the walls, and armor on stands. “What can I get for you?”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need to outfit James here with your best items.”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shopkeeper recognized James as the Hold’s newest troublemaker, he managed to completely hide it behind a wide smile. “Of course. But if you would…”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opened her inventory, and James’s jaw hit the floor as she passed out piles of glowing stones. “This enough?”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enough!” the shopkeeper’s smile gleamed like his wares. “Let’s see what we can </w:t>
      </w:r>
      <w:commentRangeStart w:id="6"/>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for</w:t>
      </w:r>
      <w:commentRangeEnd w:id="6"/>
      <w:r w:rsidDel="00000000" w:rsidR="00000000" w:rsidRPr="00000000">
        <w:commentReference w:id="6"/>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James.”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 the next few minutes, James passed through a worrying array of gear, some of which would have been well beyond the Salamander level. Much of it was vetoed by either Violet or Lucky, the former having eyes for quality, and the latter giving cryptic comments that the rest of the party took as unquestionable dogma.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new weapon was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spear glowing with ethereal fire</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well as a short sword made of solid blackmetal, and a bola which he knew he would have to train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 armor, though not quite perfectly fitting, was also blackmetal. All of this was enchanted, and between Lucky and the shopkeeper they loaded up his inventory with salves and scrolls.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the shopkeeper waved them a happy farewell, with </w:t>
      </w:r>
      <w:ins w:author="Naomi Neenan" w:id="1" w:date="2026-06-19T09:25:0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accompanying plea for them to return soon, James didn’t even know whether he was dreaming. This certainly felt surreal enough to be one. “I didn’t know a shop like that existed,” James said at least.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stopped and looked at him. “He doesn’t know,” Fred said at last.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“Uh…” James trailed off.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the Hold’s armory surplus,” Lucky said in a quiet voice.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we’re welcome wherever we go,” Violet said.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if we aren’t welcome to begin with, we soon are!” Ralph said with a guffaw.</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the dream, if it was one, had become even more surreal, and </w:t>
      </w:r>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decided it was worth a sliver on his wound meter to pinch himself.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Ouch.</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 was waiting at the gate, tears in his eyes. “You’re… you’re really going?”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can’t stay any longer,” James told him. He thought about accusing him about the items, but it barely mattered any more. “They won’t let me.”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Tim said at last. “Good luck and… don’t try to worldclimb again, OK</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answer.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be safe,” Tim said, his voice dropping to a whisper.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try,” James said.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it matter so much, anyway?” Tim asked. “You could be happy here!”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I’d be without Stella,” James said.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 frowned, but didn’t say a word.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might be back,” Violet offer</w:t>
      </w:r>
      <w:ins w:author="Naomi Neenan" w:id="2" w:date="2026-06-19T09:26:2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tend to travel in circles.”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add that there was a possibility the Hold wouldn’t let him back in.</w:t>
      </w:r>
    </w:p>
    <w:bookmarkStart w:colFirst="0" w:colLast="0" w:name="47pipensfhtk" w:id="1"/>
    <w:bookmarkEnd w:id="1"/>
    <w:p w:rsidR="00000000" w:rsidDel="00000000" w:rsidP="00000000" w:rsidRDefault="00000000" w:rsidRPr="00000000" w14:paraId="00000042">
      <w:pPr>
        <w:pStyle w:val="Heading2"/>
        <w:rPr/>
      </w:pPr>
      <w:commentRangeStart w:id="13"/>
      <w:commentRangeStart w:id="14"/>
      <w:r w:rsidDel="00000000" w:rsidR="00000000" w:rsidRPr="00000000">
        <w:rPr>
          <w:rtl w:val="0"/>
        </w:rPr>
        <w:t xml:space="preserve">Lucky</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Outside the gates, the usual tunnels and glowing moss of the </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gave James a mixture of fear, deja vu, and oddly enough, comfort. They marched on as soon as they had their armor on, and James marveled at the amount of equipment the party had. Fred even had a Phoenix Sword. “Lucky found it,” Fred said to James’s admiring gaze.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Ralph said. “We don’t talk about Lucky in public. She needs her privacy.”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James said, </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uncertain</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ell </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about yourself,” Violet said.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I’m down here because a Perfect wanted my girlfriend…” James started.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Perfect would violate the Scale that badly?” Violet asked.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weren’t even supposed to be together,” James admitted. “She was a Thinker. But… we agreed to meet together in the second world.”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let’s hope we find her,” Ralph said. “The Surface is a pretty big place, though.”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the second world like?” James asked.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“Big and wide open. You can see the sky, and it’s weird,” Ralph said. “I used to be a Worker on Earth’s surface, too. Could never get used to the sight of the sky above.”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was an accountant, actually,” Violet said. “The Perfects needed me to cook the books, and I decided to </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blatantly cook them</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it was entirely obvious they were inaccurate.”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Ralph asked, shaking his head.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“Sick of the Perfects, to be honest. I couldn’t stand being a crooked accountant any more.”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like you, James,” Fred said. “I had a girl, and she got Transmitted. Got myself Transmitted a few days later to come after her. Still haven’t found her, though. Maybe that’s OK.”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that’s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been close to a decade. I think she’s probably moved on by now. Maybe I should, too.”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uncomfortable for the rest of the day’s </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march.</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didn’t </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bring</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As a single party, they could live off the land… or under the land, as the case might be. But they also brought plenty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reduce hunger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scrolls.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tried one when they stopped for the day. He tore it in two, and it burst into red flames. The next moment, he felt significantly less hungry.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“Weird, isn’t it?” Ralph guffawed.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feel like I’ve eaten, but I haven’t,” James said.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right? It’s so weird,” Violet said.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“Anyway, try to stay off the scrolls,” Fred advised. “We have a lot, but Lucky tends to find the better stuff.”</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fine,” Ralph said. “We didn’t bump into any monsters today. Violet and Fred, you’re on watch tonight.”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woke up to shouts of violence. “All clear,” Violet said, panting.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Piles of troll meat lay around.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horde while sleeping?” Ralph yawned, only mildly concerned.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 more of a party,” Fred said. “We killed them all.”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the meat,” Lucky said.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obediently stuffed it in the inventory. “What about the hides?” James asked.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worth it,” Ralph said, shaking his head. “It just takes up space for more valuable items.”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uncomfortable, but said nothing. A Trog Tribe didn’t waste anything… but he supposed a party of </w:t>
      </w:r>
      <w:commentRangeStart w:id="21"/>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Salamander </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Wayfarers had different standards.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middle of the second day away from Blue Sunrise, they found the marks </w:t>
      </w:r>
      <w:commentRangeStart w:id="23"/>
      <w:commentRangeStart w:id="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marking</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limits of its territory, and headed down the tunnels. The Hold didn’t let </w:t>
      </w:r>
      <w:commentRangeStart w:id="2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groups</w:t>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consume ‘their’ resources, even if they did not get much benefit from them.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far down have you been?” Ralph asked.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the newt level,” James admitted.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“Ah, well, if you’re experienced with that, there’s only a couple new types of monsters.”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monsters are simply stronger recolors of monsters in higher tunnels,” Violet explained. “I know, right? Why spend so much effort to make this place and then copy and paste the enemies?”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ain’t here for fun,” Ralph rumbled, and they all fell silent.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Down on the lowest levels, the tunnels were thin enough that the party had to go single-file, though there was a strange amount of headroom. James was understandably in the middle as the weakest member, and he didn’t argue—he felt nervous.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stepped into a larger cave. “Bats!” Violet called, and James wielded his spear. Lucky threw darts and got several, and Ralph swung his bola and got another. James managed to spear one, and saw it had a significantly </w:t>
      </w:r>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 number of wing</w:t>
      </w:r>
      <w:commentRangeEnd w:id="26"/>
      <w:r w:rsidDel="00000000" w:rsidR="00000000" w:rsidRPr="00000000">
        <w:commentReference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before disappearing into a pile of said wings. He shuddered.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keep going,” Ralph said. “If you stick around in one place too long, you can get swarmed.”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nodded, and they headed on without a word.</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room’s door looked like any other of the many rooms James had seen. But this one was much deeper in the Underneath, with the promise of much greater rewards.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and Ralph looked intently at the door. “Looks like a party slow if you throw something,” </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Change w:author="Dylan" w:id="3" w:date="2026-06-19T21:52:0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Lucky said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so, too,” </w:t>
      </w:r>
      <w:commentRangeStart w:id="27"/>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Change w:author="Dylan" w:id="4" w:date="2026-06-19T21:52: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Lucky said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read that?” James blurted.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you’ve opened enough doors, you start seeing the patterns on the weird symbols,” Ralph said.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said. “Throw means release anything from your hand. So don’t drop your weapon.”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“Understood,” James said.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pushed the door, and they charged in. A red troll roared in rage, but Ralph hacked at it with his battleaxe and chopped it apart.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ea—” James started.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Violet hissed.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“Sorry.” James said</w:t>
      </w:r>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reached for one jar, but Ralph grabbed his arm. “Only Lucky opens jars.”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“Really?” James asked. The reason Trogs rotated jar opening was because equipment found in a jar would always be the size of the person who opened it. It also gave a small amount of Trickery exercise, so it was worth spreading it around.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really,” Violet said.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inspected a jar, thought about it, then inspected a different jar, rapping on it a few times. Then she opened it, to get a sword that blazed with green fire, a tower shield, three scrolls, and a glowing stone.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nurck?“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 as Lucky </w:t>
      </w:r>
      <w:commentRangeStart w:id="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looted</w:t>
      </w:r>
      <w:commentRangeEnd w:id="29"/>
      <w:r w:rsidDel="00000000" w:rsidR="00000000" w:rsidRPr="00000000">
        <w:commentReference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another jar, with similarly insane loot.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how she does it, but Lucky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luckiest Transmitted in all the Underneath,” Ralph said.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don’t tell others,” Fred said. “We’re worried people might try to kidnap her if they knew.”</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nodded, gently. The third jar was more normal stuff, along with a white bowl, but the fourth contained a bunch of salves.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guess I’m now a believer,” James said, watching in awe.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paused on the fifth jar to look back at him with a</w:t>
      </w:r>
      <w:del w:author="Naomi Neenan" w:id="5" w:date="2026-06-19T09:33:0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 yet undecipherable look. “Did you ever want an Unwanted?”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shook his head. “I mean, it’s not like I hated them, but… sorry for whatever you’ve gone through.”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get it,” Lucky said. “Let’s keep moving.”</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in a higher cavern, James and Ralph kept watch. Lucky got up, stretched and wandered off. “Where are you—” James hissed, but Ralph put a hand on his shoulder.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likes to be alone sometimes,” Ralph said. “We leave her be. Just between us, something must have… you know, she doesn’t like being touched, and she doesn’t like being too close to people.”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answer. He knew all too well what might have happened to an Unwanted back on Earth. It was a shame, how they became that way: just something went wrong and they didn’t have a hair color listed on the Scale.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what difference did that make? They hadn’t done anything at birth to deserve anything more or less.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30"/>
      <w:commentRangeStart w:id="31"/>
      <w:commentRangeStart w:id="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yet, James realized, he hadn’t really seen Lucky as an equal. Even though down here, and at least outside of the Holds, the Scale no longer existed. But maybe, just maybe, it was still cruelly carved into his heart.</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bookmarkStart w:colFirst="0" w:colLast="0" w:name="3ktq1gm3y17y" w:id="2"/>
    <w:bookmarkEnd w:id="2"/>
    <w:p w:rsidR="00000000" w:rsidDel="00000000" w:rsidP="00000000" w:rsidRDefault="00000000" w:rsidRPr="00000000" w14:paraId="0000008F">
      <w:pPr>
        <w:pStyle w:val="Heading2"/>
        <w:rPr/>
      </w:pPr>
      <w:r w:rsidDel="00000000" w:rsidR="00000000" w:rsidRPr="00000000">
        <w:rPr>
          <w:rtl w:val="0"/>
        </w:rPr>
        <w:t xml:space="preserve">Salamanders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now understood why the rest of the party was so protective of Lucky. While it wasn’t literally every jar, somehow Lucky almost always got great loot. For some reason she kept getting ‘those nurcking useless white bowls’ as Ralph called them, but even despite that, she found the most crazy things.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she indeed shied away from touch. When they visited Holds, they always made sure to keep Lucky away from danger, even if it meant squeezing five people in a room meant for two.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Ralph was right. Their party really was welcome wherever they went, since they had so much loot they could more or less dump </w:t>
      </w:r>
      <w:del w:author="Naomi Neenan" w:id="6" w:date="2026-06-19T09:34:3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it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 Hold to get whatever they needed. More than once James saw a Hold subtly suggest they stick around.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Lucky’s part, she seemed to trust the rest of the party a little, and as far as James could tell she was with them entirely willingly. But she still never got too physically close to anyone, and would sometimes head off by herself.</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meal around a fire, James looked at his stats, </w:t>
      </w:r>
      <w:commentRangeStart w:id="3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wondering how even if he was probably more elite than Drake’s old party now, he still wouldn’t qualify as a Salamander among the late Tribe for having too low Trickery.</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 A: 16+9</w:t>
        <w:br w:type="textWrapping"/>
        <w:t xml:space="preserve">Strength B: 16+0</w:t>
        <w:br w:type="textWrapping"/>
        <w:t xml:space="preserve">Magic: 1</w:t>
        <w:br w:type="textWrapping"/>
        <w:t xml:space="preserve">Speed: 8+12</w:t>
        <w:br w:type="textWrapping"/>
        <w:t xml:space="preserve">Trickery: 5</w:t>
        <w:br w:type="textWrapping"/>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0%</w:t>
        <w:br w:type="textWrapping"/>
        <w:t xml:space="preserve">Wounds: 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know how he had managed to gain one more point of Trickery, despite never opening a door or a jar. But somehow he did, and he wasn’t going to complain.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are you listening?” Violet asked.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shook his head. “Sorry. What?”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 asking if you felt up to an assault on a Labyrinth,” Lucky said.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would have immediately said yes, earlier. But he knew that a bad assault could lead to him losing his admittedly incredible luck with being in this party. Did he want to risk it all on a roll of the dice?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Yet, he was now skilled with working with them, and even if he didn’t have quite as much experience as the others, he still was pretty good at adventuring now.</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James said.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“Lucky’s working out the schedule,” Ralph said.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head to the Labyrinth near the Solar—” Fred started.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said.</w:t>
      </w:r>
      <w:ins w:author="Naomi Neenan" w:id="7" w:date="2026-06-19T09:36:0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even think about them.”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thought that’s closer to us,” James said.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it’s too close,” Lucky said.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Solar Festival Hold is… ‘a cult’ would be putting it mildly,” Ralph said. “The only reason they haven’t started a war with nearby Holds is that they’d probably lose, since they’ve already offended everyone else. Lucky’s had a bad experience with them in the past, too.”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gates are still too close,” Lucky said. “We’d arrive on an unlucky day.”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settles it then,” Ralph said. No one but Fred ever argued with Lucky’s strange opinions on luck. “What else?”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circle back to near Blue Sunrise, we can hit the one nearby,” Lucky said. “We need to wait a day, but then it’ll be a perfect day.”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James started.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looked at him.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where we—the Dragon Trog Tribe—were destroyed,” James said.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if the schedule only works that way…” Violet said.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are there any… you know,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days?” Fred asked.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“Not any time soon.” She turned to James. “It’s going to be OK, James. We won’t be attacking in a large group.”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I’m not doubting you, Lucky,” James started, though on some level he did. “If Labyrinths really are scaled to the number of people going in, why don’t Trogs hold back some members?”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and I have talked about it,” Violet said. “The problem is, no one wants to be left behind, but a worldclimbing Tribe has to worldclimb, right? So it’s a situation where they’re always going to be throwing more people at the Labyrinth, even if it hurts. And they don’t necessarily believe it will.”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“Anyway,” Ralph said. “So we hit the Labyrinth near Blue Sunrise on the day Lucky really likes. We already have a key. All in favor?”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but James raised their hands, and James raised his after a moment.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it’s decided.”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t>
      </w:r>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couldn’t</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feel a mixture of building worry and excitement as they approached the same gate. At least they wouldn’t be stopping by Blue Sunrise, since James didn’t know</w:t>
      </w:r>
      <w:ins w:author="Mary Elizabeth Hayes" w:id="8" w:date="2026-06-19T15:57:0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or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welcome.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arrived at the Labyrinth gates to find a massive Trog Tribe already camped outside. “Let’s keep our distance,” Ralph said.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Scouts approached, in the colorful yellow bandannas of the Lion Trogdolyte Tribe. “Hey, what are you doing here?” one asked.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here to assault the Labyrinth,” Ralph said. “Don’t worry, we’re waiting until tomorrow.”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Funny you should mention that,” the scout said. “We’ll attack tomorrow, too. We can join forces.”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looked to Lucky, who shook her head vociferously. Fred opened his mouth to speak, but Lucky shot him a death glare, and he didn’t. “We’ll talk about it,” Ralph said, and motioned a thumbs-up towards Lucky.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right,” the scout said. “You sure you don’t want to share our camp at least?”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looked at Lucky, who shook her head again. “That’s OK,” Ralph said.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scout shrugged, and headed back.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keep a safe distance,” Ralph said.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James asked at the camp that night.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you said the next lucky day was going to be a while, right?” Ralph said.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while, yeah,” Lucky said. “Tomorrow is our best bet, but not with them.”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just don’t get it,” Fred said. “What’s special about tomorrow?”</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 very lucky day,” Lucky said matter-of-factly.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just is,” Lucky insisted.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all agreed not to question Lucky’s hunches,” Ralph said.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But at the very least we should join their attack,” Fred said.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“Haven’t you heard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what we’ve talked about?” Violet said. “The fight is scaled to the number of attackers.”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fine,” Fred said. “I give in. Tomorrow.”</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be really cautious, though,” Ralph said. “I have to admit I don’t trust the Lions. Lucky… would you mind not wandering off tonight?”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to,” Lucky said. “I’ll be on watch.”</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James was on watch, as was Lucky. He noticed her trembling. He sat a little close to her, but enough to give her plenty of personal space. “Everything OK?” he whispered.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turned to him, watching him with that strange fear and distance she always showed the rest of the party. “So many things could go wrong tomorrow,” she admitted.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“Wasn’t tomorrow supposed to be really lucky?” James said in what he hoped was a teasing voice.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things are luck. Some things are up to us. It’s the second part I’m worried about.”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if there was anything he could say to reassure her. “Do you want a hug?” he eventually asked.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“I’m fine.”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9" w:date="2026-06-19T09:39:17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later that night, James c</w:t>
      </w:r>
      <w:commentRangeStart w:id="3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ould hear her soft crying.</w:t>
      </w:r>
      <w:ins w:author="Naomi Neenan" w:id="9" w:date="2026-06-19T09:39:17Z">
        <w:commentRangeEnd w:id="35"/>
        <w:r w:rsidDel="00000000" w:rsidR="00000000" w:rsidRPr="00000000">
          <w:commentReference w:id="35"/>
        </w:r>
        <w:r w:rsidDel="00000000" w:rsidR="00000000" w:rsidRPr="00000000">
          <w:rPr>
            <w:rtl w:val="0"/>
          </w:rPr>
        </w:r>
      </w:ins>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9" w:date="2026-06-19T09:39:17Z"/>
          <w:rPrChange w:author="Naomi Neenan" w:id="10" w:date="2026-06-19T09:39:1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9" w:date="2026-06-19T09:39:17Z">
        <w:r w:rsidDel="00000000" w:rsidR="00000000" w:rsidRPr="00000000">
          <w:rPr>
            <w:rtl w:val="0"/>
          </w:rPr>
        </w:r>
      </w:ins>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1" w:date="2026-06-19T15:59:38Z"/>
          <w:color w:val="006d6b"/>
          <w:rPrChange w:author="Naomi Neenan" w:id="10" w:date="2026-06-19T09:39:1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9" w:date="2026-06-19T09:39:17Z">
        <w:r w:rsidDel="00000000" w:rsidR="00000000" w:rsidRPr="00000000">
          <w:rPr>
            <w:color w:val="006d6b"/>
            <w:rtl w:val="0"/>
            <w:rPrChange w:author="Naomi Neenan" w:id="10" w:date="2026-06-19T09:39:1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Nothing at all to note. The exchange at the ‘armour shop’ was funny, and I’m really curious now about Lucky’s luck. Is she really that lucky, or is it a skill of understanding how the system works, or even a ‘luck stat’ that boosts odds of things when trained? But the lion tribe showing up adds a lot of tension to how the labyrinth raid is going to go! I really hope the party can find a way to get in either before or after so that the fights are still scaled in their favour. Looking forward to what happens next!</w:t>
        </w:r>
      </w:ins>
      <w:ins w:author="Mary Elizabeth Hayes" w:id="11" w:date="2026-06-19T15:59:38Z">
        <w:r w:rsidDel="00000000" w:rsidR="00000000" w:rsidRPr="00000000">
          <w:rPr>
            <w:rtl w:val="0"/>
          </w:rPr>
        </w:r>
      </w:ins>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3" w:date="2026-06-20T13:54:28Z"/>
          <w:color w:val="0000ff"/>
          <w:rPrChange w:author="Mary Elizabeth Hayes" w:id="12" w:date="2026-06-19T15:59:3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1" w:date="2026-06-19T15:59:38Z">
        <w:r w:rsidDel="00000000" w:rsidR="00000000" w:rsidRPr="00000000">
          <w:rPr>
            <w:color w:val="0000ff"/>
            <w:rtl w:val="0"/>
            <w:rPrChange w:author="Mary Elizabeth Hayes" w:id="12" w:date="2026-06-19T15:59:3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loved these chapters. This new party is good for James in more ways than one, I think. I am also very intrigued by Lucky. And also I hope James’ kindness can help her relax more at some point. Very much looking forward to the next chapter!</w:t>
        </w:r>
      </w:ins>
      <w:ins w:author="Corinna Turner" w:id="13" w:date="2026-06-20T13:54:28Z">
        <w:r w:rsidDel="00000000" w:rsidR="00000000" w:rsidRPr="00000000">
          <w:rPr>
            <w:rtl w:val="0"/>
          </w:rPr>
        </w:r>
      </w:ins>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20T16:33:22Z"/>
          <w:color w:val="0000ff"/>
          <w:rPrChange w:author="Mary Elizabeth Hayes" w:id="12" w:date="2026-06-19T15:59:3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3" w:date="2026-06-20T13:54:28Z">
        <w:r w:rsidDel="00000000" w:rsidR="00000000" w:rsidRPr="00000000">
          <w:rPr>
            <w:color w:val="0000ff"/>
            <w:rtl w:val="0"/>
            <w:rPrChange w:author="Mary Elizabeth Hayes" w:id="12" w:date="2026-06-19T15:59:3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I agree with what’s been said above. The lion tribe are an excellent wrinkle in the plan. Lucky is interesting. I do think you need to make more of the unwanted prejudice, though, since I hadn’t really </w:t>
        </w:r>
        <w:r w:rsidDel="00000000" w:rsidR="00000000" w:rsidRPr="00000000">
          <w:rPr>
            <w:color w:val="006d6b"/>
            <w:rtl w:val="0"/>
            <w:rPrChange w:author="Corinna Turner" w:id="14" w:date="2026-06-20T13:54:2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caught</w:t>
        </w:r>
        <w:r w:rsidDel="00000000" w:rsidR="00000000" w:rsidRPr="00000000">
          <w:rPr>
            <w:color w:val="0000ff"/>
            <w:rtl w:val="0"/>
            <w:rPrChange w:author="Mary Elizabeth Hayes" w:id="12" w:date="2026-06-19T15:59:3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onto it much. That might be chunk syndrome, though. Looking forward to seeing what happens when they assault the labyrinth (if they manage to!). One question, though, if they have forever, why can they not wait for a later lucky day? Are they just stuck in temporal ways of thinking and don’t have eternal patience yet?</w:t>
        </w:r>
      </w:ins>
      <w:ins w:author="Dylan" w:id="15" w:date="2026-06-20T16:33:22Z">
        <w:r w:rsidDel="00000000" w:rsidR="00000000" w:rsidRPr="00000000">
          <w:rPr>
            <w:rtl w:val="0"/>
          </w:rPr>
        </w:r>
      </w:ins>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20T16:33:22Z"/>
          <w:color w:val="ff990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20T16:33:22Z">
        <w:r w:rsidDel="00000000" w:rsidR="00000000" w:rsidRPr="00000000">
          <w:rPr>
            <w:color w:val="ff9900"/>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This was fun. I’m enjoying getting to know the characters and see their personalities grow a bit– which I’m hoping isn’t another fake-out and they just get wiped out as well! The tension for whether they can attack the labyrinth is interesting, but I guess can feel a bit odd– though we seem to see it through James’ view, and everyone’s just saying ‘do what Lucky says’, so he’s just forced to roll with it (as are we).</w:t>
        </w:r>
      </w:ins>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20T16:33:22Z"/>
          <w:rFonts w:ascii="Roboto" w:cs="Roboto" w:eastAsia="Roboto" w:hAnsi="Roboto"/>
          <w:color w:val="ff9900"/>
          <w:sz w:val="21"/>
          <w:szCs w:val="21"/>
          <w:highlight w:val="white"/>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20T16:33:22Z">
        <w:r w:rsidDel="00000000" w:rsidR="00000000" w:rsidRPr="00000000">
          <w:rPr>
            <w:rFonts w:ascii="Roboto" w:cs="Roboto" w:eastAsia="Roboto" w:hAnsi="Roboto"/>
            <w:color w:val="ff9900"/>
            <w:sz w:val="21"/>
            <w:szCs w:val="21"/>
            <w:highlight w:val="white"/>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 guess the one who’s obviously the most contradictory to me is Lucky. She's an Unwanted outside of the game, but she's insanely lucky inside the game. Here, she's basically a powerhouse and is often flooded with praise, but she doesn't take advantage of that (or so it seems) and keeps her distance with everyone. I assume she has a tragic backstory, but from the sounds of things, she should be relishing in the game-world as it's basically an escape from the mistreatment of the outside world. As stated previously, the </w:t>
        </w:r>
        <w:r w:rsidDel="00000000" w:rsidR="00000000" w:rsidRPr="00000000">
          <w:rPr>
            <w:color w:val="ff9900"/>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prejudice</w:t>
        </w:r>
        <w:r w:rsidDel="00000000" w:rsidR="00000000" w:rsidRPr="00000000">
          <w:rPr>
            <w:rFonts w:ascii="Roboto" w:cs="Roboto" w:eastAsia="Roboto" w:hAnsi="Roboto"/>
            <w:color w:val="ff9900"/>
            <w:sz w:val="21"/>
            <w:szCs w:val="21"/>
            <w:highlight w:val="white"/>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could be further included, but it’s kinda hard for me to think how they can do that (maybe by the shopkeeps and Holds giving her lower prices for when she sells and higher when she buys?). Since the rest of the group keeps her protected and she hardly talks, it’s kinda hard to see how Lucky is mistreated as opposed to the whole group (at least for me to think of ways to expose that).</w:t>
        </w:r>
      </w:ins>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20T16:33:22Z">
        <w:r w:rsidDel="00000000" w:rsidR="00000000" w:rsidRPr="00000000">
          <w:rPr>
            <w:rFonts w:ascii="Roboto" w:cs="Roboto" w:eastAsia="Roboto" w:hAnsi="Roboto"/>
            <w:color w:val="ff9900"/>
            <w:sz w:val="21"/>
            <w:szCs w:val="21"/>
            <w:highlight w:val="white"/>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Otherwise, this was good. I’m interested that there seems to be a setup for differing monsters, and am curious about Lucky’s crying episodes.</w:t>
        </w:r>
        <w:r w:rsidDel="00000000" w:rsidR="00000000" w:rsidRPr="00000000">
          <w:rPr>
            <w:rFonts w:ascii="Roboto" w:cs="Roboto" w:eastAsia="Roboto" w:hAnsi="Roboto"/>
            <w:color w:val="0000ff"/>
            <w:sz w:val="21"/>
            <w:szCs w:val="21"/>
            <w:highlight w:val="white"/>
            <w:rtl w:val="0"/>
            <w:rPrChange w:author="Dylan" w:id="16" w:date="2026-06-20T16:47: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I wonder how James will get by the Hold without any issue (though I don’t see the group finding much fault in James since he wasn’t slaying Hold-members left-and-right, so him being banned doesn’t seem like an issue).</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26" w:date="2026-06-19T09:30:0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That's a neat visual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2026-06-20 13:46 PM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2026-06-20 16:21 PM</w:t>
      </w:r>
    </w:p>
  </w:comment>
  <w:comment w:author="Naomi Neenan" w:id="4" w:date="2026-06-19T09:22:5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p>
  </w:comment>
  <w:comment w:author="Corinna Turner" w:id="0" w:date="2026-06-20T13:35:35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to avoid close repetition of 'get'?</w:t>
      </w:r>
    </w:p>
  </w:comment>
  <w:comment w:author="Matthew Schmidt" w:id="13" w:date="2026-06-18T21:09:5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considering naming this chapter "Lucky's finds."</w:t>
      </w:r>
    </w:p>
  </w:comment>
  <w:comment w:author="Naomi Neenan" w:id="14" w:date="2026-06-19T09:44:1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work well so you can't go wrong, but I prefer Lucky's finds</w:t>
      </w:r>
    </w:p>
  </w:comment>
  <w:comment w:author="Naomi Neenan" w:id="23" w:date="2026-06-19T09:29:06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indicating?</w:t>
      </w:r>
    </w:p>
  </w:comment>
  <w:comment w:author="Corinna Turner" w:id="24" w:date="2026-06-20T13:45:04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avoids very close repetition.</w:t>
      </w:r>
    </w:p>
  </w:comment>
  <w:comment w:author="Naomi Neenan" w:id="1" w:date="2026-06-19T09:22:05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relieved?</w:t>
      </w:r>
    </w:p>
  </w:comment>
  <w:comment w:author="Corinna Turner" w:id="2" w:date="2026-06-20T13:36:02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can be either here.</w:t>
      </w:r>
    </w:p>
  </w:comment>
  <w:comment w:author="Dylan" w:id="19" w:date="2026-06-20T16:17:3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hearing that Fred's been looking for a decade is quite a pill to swallow.</w:t>
      </w:r>
    </w:p>
  </w:comment>
  <w:comment w:author="Corinna Turner" w:id="18" w:date="2026-06-20T13:42:5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Naomi Neenan" w:id="29" w:date="2026-06-19T09:32:36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plundered? Took the contents of?</w:t>
      </w:r>
    </w:p>
  </w:comment>
  <w:comment w:author="Naomi Neenan" w:id="5" w:date="2026-06-19T09:23:2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his expression immediately turned to a massive smile?</w:t>
      </w:r>
    </w:p>
  </w:comment>
  <w:comment w:author="Naomi Neenan" w:id="10" w:date="2026-06-19T09:25:56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w:t>
      </w:r>
    </w:p>
  </w:comment>
  <w:comment w:author="Corinna Turner" w:id="11" w:date="2026-06-20T13:39:09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Corinna Turner" w:id="8" w:date="2026-06-20T13:38:0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w:t>
      </w:r>
    </w:p>
  </w:comment>
  <w:comment w:author="Corinna Turner" w:id="9" w:date="2026-06-20T13:38:1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w:t>
      </w:r>
    </w:p>
  </w:comment>
  <w:comment w:author="Naomi Neenan" w:id="17" w:date="2026-06-19T09:26:51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w:t>
      </w:r>
    </w:p>
  </w:comment>
  <w:comment w:author="Corinna Turner" w:id="25" w:date="2026-06-20T13:45:4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trog tribes and other holds can't forage there? Or that Wayfarers can't either?</w:t>
      </w:r>
    </w:p>
  </w:comment>
  <w:comment w:author="Naomi Neenan" w:id="35" w:date="2026-06-19T09:39:1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 :(</w:t>
      </w:r>
    </w:p>
  </w:comment>
  <w:comment w:author="Corinna Turner" w:id="3" w:date="2026-06-20T13:58:1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fit with what comes before. He's wondering why they offered to pay for his gear and that's not explained. Or is it just supposed to be that the group are so loaded paying for his gear is peanuts to them? Maybe I'm being dim.</w:t>
      </w:r>
    </w:p>
  </w:comment>
  <w:comment w:author="Dylan" w:id="27" w:date="2026-06-19T21:52:22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was speaking in either of these parts?</w:t>
      </w:r>
    </w:p>
  </w:comment>
  <w:comment w:author="Corinna Turner" w:id="33" w:date="2026-06-20T13:50:2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this to make it easier to read.</w:t>
      </w:r>
    </w:p>
  </w:comment>
  <w:comment w:author="Corinna Turner" w:id="20" w:date="2026-06-20T13:43:37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 Or 'bring food with them'?</w:t>
      </w:r>
    </w:p>
  </w:comment>
  <w:comment w:author="Dylan" w:id="6" w:date="2026-06-19T21:51:3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'you' here.</w:t>
      </w:r>
    </w:p>
  </w:comment>
  <w:comment w:author="Corinna Turner" w:id="7" w:date="2026-06-20T13:37:31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one of the yous, anyway. At least in UK English, it works without either of them, just not with both!</w:t>
      </w:r>
    </w:p>
  </w:comment>
  <w:comment w:author="Corinna Turner" w:id="15" w:date="2026-06-20T13:41:4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Hold? Or the Underneath, if they're now outside?</w:t>
      </w:r>
    </w:p>
  </w:comment>
  <w:comment w:author="Corinna Turner" w:id="21" w:date="2026-06-20T13:44:4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they not be training him each day to get him up to Salamander level?</w:t>
      </w:r>
    </w:p>
  </w:comment>
  <w:comment w:author="Dylan" w:id="22" w:date="2026-06-20T16:20:54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both for and against this idea. James' level both is and is not their concern. A weak James makes the boss fight difficult, but when he eventually dies (as they all will, it sounds like), they can't get too attached to one another (as they'll most likely never see each other again after that).</w:t>
      </w:r>
    </w:p>
  </w:comment>
  <w:comment w:author="Mary Elizabeth Hayes" w:id="30" w:date="2026-06-19T15:54:2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for him, realizing that</w:t>
      </w:r>
    </w:p>
  </w:comment>
  <w:comment w:author="Corinna Turner" w:id="31" w:date="2026-06-20T13:49:2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but maybe flag up a bit more the unwanted thing sooner, because I don't think I'd picked up how strong the prejudice was. (Or I forgot.)</w:t>
      </w:r>
    </w:p>
  </w:comment>
  <w:comment w:author="Dylan" w:id="32" w:date="2026-06-20T16:26:42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recall seeing much in the way of prejudice (though, it could have also been that she's too quiet and the rest of the group is defensive of her, or it could just be my forgetfulness).</w:t>
      </w:r>
    </w:p>
  </w:comment>
  <w:comment w:author="Corinna Turner" w:id="16" w:date="2026-06-20T13:42:09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'although he didn't'.</w:t>
      </w:r>
    </w:p>
  </w:comment>
  <w:comment w:author="Naomi Neenan" w:id="34" w:date="2026-06-19T09:37:4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comment>
  <w:comment w:author="Corinna Turner" w:id="28" w:date="2026-06-20T13:47:2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Corinna Turner" w:id="12" w:date="2026-06-20T13:40:55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really mater if someone tries to worldclimb? If they're all immortal, then even if they end up rock-bottom again, they'll know what to do to get out of the situation far more quickly. Maybe make it clear that some people are very focused on avoiding the slightest suffering and others more focused on the endgame.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