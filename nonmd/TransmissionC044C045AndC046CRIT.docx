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those of you just joining 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Transmission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fiancée, who was Transmitted with him. Secretly a Christian, though this is never officially stated.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 who has since died.</w:t>
        <w:br w:type="textWrapping"/>
        <w:t xml:space="preserve">Lucky (Athena Perl): A Perfect who has been Transmitted, secretly posing as an Unwanted so horrible things don’t happen to her. She knows a lot about the Tower of Worlds.</w:t>
        <w:br w:type="textWrapping"/>
        <w:t xml:space="preserve">Vulkan Lisp: the dungpit Perfect who was betrothed to Athena, and also tried to force himself on Stella. A total creep.</w:t>
        <w:br w:type="textWrapping"/>
        <w:t xml:space="preserve">Paul OCaml: A mechanic with the caravan to Ironspire, who knew Stella from before his Transmission.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 large sum of materials, the party gets James equipped with high-end gear and weaponry.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it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finds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high that now they’re in constant danger of monsters spawning, even with Lucky’s special logs.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32: On the trip, Lucky tells the others about the true names of the stats, named after animals considered paragons: Lion, Gorilla, Crane, Speed, and Ambush, though Lucky is uncertain about the specific animals in the last two. Lucky mentions the Perfects aren’t certain despite testing it, and it wasn’t in the manual, but then immediately ends the discussion.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33: They arrive at Northwood City, and discuss what to do. The rest of the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34: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35: They flee the city, Stella trying but failing to get money from the bank since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run out of time and there’s a crowd. James ends up bluffing about being part of a secret cult to get out.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Oru created the Tower of Worlds is still a mystery. Theory A proponents hold that it was a kind of elaborate live-action MMORPG. Theory B proponents hold that it was a kind of religious ritual based on the Oru concept of the afterlife, as the “scrolls” appear to be sections from Oru scriptures. Or it’s possible that whatever the Oru wanted out of the Tower of Worlds, it had no correspondence to Earth culture.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Interlude 1: Vulkan Lisp, the Perfect responsible for our heroes’ misfortune, fumes that he was thwarted. He contacts his father, a member of the Supreme Council, to get far more credits to stop our heroes’ ascent.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38: Lucky teaches the party the elaborate ritual for learning spells, that no one had managed to discover by chance. James and co get some spells of blue magic. They debate what to do, knowing the Perfects are watching their every move.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39: Stella goes to withdraw her life savings to see that the bank has had a run. They end up on a caravan to Ironspire, a mining outpost. On the way, an alarm blares.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40: Ettins attack! The caravan survives, although one hauler has taken a bad hit. The next night, spider-riding gremlins attack and Stella, who is arachnophobic, freaks out. The next day, the merchants foolishly try to push through the last leg of the journey, a steep canyon, in the hopes of reaching Ironspire before nightfall. As they march on, the captain orders a halt.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41: One of the haulers broke down. James and Stella investigate to find Paul OCaml, a former coworker of theirs, is a mechanic with the caravan. It turns out that one hauler is damaged beyond easy repair, and the merchants decide to abandon it and send the remaining supplies (vital to Ironspire) on the other caravans. This takes time, and Lucky grabs some fallen wood to start a fire and cast a local-area mapping spell. Other “Oru” (humans) are nearby, and they probably aren’t friendly.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42: James and co warn the caravan, who plot a counter ambush. Lucky repeatedly maps the area to watch the Slavers approach. When they reach the caravan, suddenly, inhuman shrieks!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43: The caravan, the Slavers, and shadow bats fight in a three-way free-for-all. Everyone in James’ party survives, though Lucky is badly injured before healing herself with magic. The captain of the guard, grateful to them for saving their whole party, comes with a gem taken off a Prince of the Slavers, which Lucky says is worth more than the whole caravan’s entire cargo.</w:t>
      </w:r>
    </w:p>
    <w:bookmarkStart w:colFirst="0" w:colLast="0" w:name="bookmark=id.55v5w6dam1gs" w:id="0"/>
    <w:bookmarkEnd w:id="0"/>
    <w:p w:rsidR="00000000" w:rsidDel="00000000" w:rsidP="00000000" w:rsidRDefault="00000000" w:rsidRPr="00000000" w14:paraId="00000038">
      <w:pPr>
        <w:pStyle w:val="Heading2"/>
        <w:rPr/>
      </w:pPr>
      <w:r w:rsidDel="00000000" w:rsidR="00000000" w:rsidRPr="00000000">
        <w:rPr>
          <w:rtl w:val="0"/>
        </w:rPr>
        <w:t xml:space="preserve">Next steps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522520392"/>
          <w:tag w:val="goog_rdk_0"/>
        </w:sdtPr>
        <w:sdtContent>
          <w:commentRangeStart w:id="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key fragment?</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asked.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and it’s already been refined,” Lucky put the gem in her inventory. “Tell no one. We’re a third of the way there.”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suddenly realized how insanely generous the captain had been</w:t>
      </w:r>
      <w:sdt>
        <w:sdtPr>
          <w:id w:val="989717063"/>
          <w:tag w:val="goog_rdk_1"/>
        </w:sdtPr>
        <w:sdtContent>
          <w:commentRangeStart w:id="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thought the Slaver leaders didn’t leave their cities,” James whispered.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“Evidently this one did,” Ralph said, shaking his head. “Maybe he wanted to worldclimb, so he was off to get more resources and slaves.”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think these guys were after slaves,” Violet said, and tapped a fallen sword with her foot.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worried noise from Stella made James turn: she had her destiny screen out, and both her </w:t>
      </w:r>
      <w:sdt>
        <w:sdtPr>
          <w:id w:val="118551439"/>
          <w:tag w:val="goog_rdk_2"/>
        </w:sdtPr>
        <w:sdtContent>
          <w:commentRangeStart w:id="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trees</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now colossal. James checked his to find the same.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Perfects?” Violet asked.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or the fact we just killed plenty of monsters and people,” Lucky said. “Sometimes we’d pump everyone nearby full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we could send more and bigger monsters.” She looked around. “They must have thought that the Slavers being so close would let them send something really nasty. They just overplayed their hand.”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least there’s that.” James looked eagerly at the piles of armor and weapons</w:t>
      </w:r>
      <w:sdt>
        <w:sdtPr>
          <w:id w:val="-1765662012"/>
          <w:tag w:val="goog_rdk_3"/>
        </w:sdtPr>
        <w:sdtContent>
          <w:ins w:author="Naomi Neenan" w:id="0" w:date="2026-10-15T20:13:2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you think people will mind if we gather up some loot?”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the stuff that doesn’t look Slaver,” Ralph said. “If we killed it, it’s ours. That’s the rule.”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took well into the morning before the caravan was ready to move again, between cleaning up the battlefield, fixing the haulers that had been damaged, and the inevitable need for humans to celebrate the victory</w:t>
      </w:r>
      <w:sdt>
        <w:sdtPr>
          <w:id w:val="-875101126"/>
          <w:tag w:val="goog_rdk_4"/>
        </w:sdtPr>
        <w:sdtContent>
          <w:commentRangeStart w:id="3"/>
        </w:sdtContent>
      </w:sdt>
      <w:sdt>
        <w:sdtPr>
          <w:id w:val="1787897702"/>
          <w:tag w:val="goog_rdk_5"/>
        </w:sdtPr>
        <w:sdtContent>
          <w:commentRangeStart w:id="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also had time to mourn, briefly. The mercenaries had taken plenty of casualties, and so had the actual employed guards and the merchants. Unfortunately, the young merchant who liked Violet had gotten kille</w:t>
      </w:r>
      <w:sdt>
        <w:sdtPr>
          <w:id w:val="-1054852434"/>
          <w:tag w:val="goog_rdk_6"/>
        </w:sdtPr>
        <w:sdtContent>
          <w:commentRangeStart w:id="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knew by what—but Paul had made it. “Last time I’m on one of these caravans,” he muttered beside Stella as the haulers moved 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832784680"/>
          <w:tag w:val="goog_rdk_7"/>
        </w:sdtPr>
        <w:sdtContent>
          <w:commentRangeStart w:id="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also been a good thing: James’s party ended up on one of the haulers itself, riding the unpleasant bumpiness as the caravan made the final stretch. He looked around: Ralph seemed sober, Stella distressed, Violet exhausted, and Lucky</w:t>
      </w:r>
      <w:sdt>
        <w:sdtPr>
          <w:id w:val="-1525207443"/>
          <w:tag w:val="goog_rdk_8"/>
        </w:sdtPr>
        <w:sdtContent>
          <w:commentRangeStart w:id="7"/>
        </w:sdtContent>
      </w:sdt>
      <w:sdt>
        <w:sdtPr>
          <w:id w:val="-665846974"/>
          <w:tag w:val="goog_rdk_9"/>
        </w:sdtPr>
        <w:sdtContent>
          <w:commentRangeStart w:id="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looking around with her usual weary expression. James himself felt relieved that they had all made it, especially considering the injuries. They couldn’t talk about their next steps, however, because Paul was there.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like how close Paul wanted to sit next to Stella.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you heading off after this?” </w:t>
      </w:r>
      <w:sdt>
        <w:sdtPr>
          <w:id w:val="-1356070364"/>
          <w:tag w:val="goog_rdk_10"/>
        </w:sdtPr>
        <w:sdtContent>
          <w:commentRangeStart w:id="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asked</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“Probably not another caravan trip, either,” Violet said.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“Figured.” He stretched. “Know some good places in Ironspire to crash. Know some real dungholes, too.”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man,” James said at last. “We’re going to do our own thing, OK?”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shrugged, but didn’t answer.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caravan rumbled underneath them.</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expected Ironspire to have, well,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was sort of true, in that there was a</w:t>
      </w:r>
      <w:sdt>
        <w:sdtPr>
          <w:id w:val="1766011767"/>
          <w:tag w:val="goog_rdk_11"/>
        </w:sdtPr>
        <w:sdtContent>
          <w:del w:author="Naomi Neenan" w:id="1" w:date="2026-10-15T20:15:4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mountain that had numerous mining shafts</w:t>
      </w:r>
      <w:sdt>
        <w:sdtPr>
          <w:id w:val="1848648600"/>
          <w:tag w:val="goog_rdk_12"/>
        </w:sdtPr>
        <w:sdtContent>
          <w:commentRangeStart w:id="1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into it. But it wasn’t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spire, more of an </w:t>
      </w:r>
      <w:sdt>
        <w:sdtPr>
          <w:id w:val="-250326293"/>
          <w:tag w:val="goog_rdk_13"/>
        </w:sdtPr>
        <w:sdtContent>
          <w:commentRangeStart w:id="11"/>
        </w:sdtContent>
      </w:sdt>
      <w:sdt>
        <w:sdtPr>
          <w:id w:val="2083998682"/>
          <w:tag w:val="goog_rdk_14"/>
        </w:sdtPr>
        <w:sdtContent>
          <w:commentRangeStart w:id="1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enormous mesa</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 according to Stella, was the material they mined really iron—it did not exhibit any of the metallurgic properties of Earth iron, despite being named the same thing. But still, if you were going to name a mine, </w:t>
      </w:r>
      <w:sdt>
        <w:sdtPr>
          <w:id w:val="729502309"/>
          <w:tag w:val="goog_rdk_15"/>
        </w:sdtPr>
        <w:sdtContent>
          <w:commentRangeStart w:id="1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Ironspire seemed pretty metal</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say those shafts were already there when people came here,” Paul said. “Wonder who put them in. The </w:t>
      </w:r>
      <w:sdt>
        <w:sdtPr>
          <w:id w:val="1651082621"/>
          <w:tag w:val="goog_rdk_16"/>
        </w:sdtPr>
        <w:sdtContent>
          <w:commentRangeStart w:id="1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Perfect’s</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game designer?”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had the look of someone who was trying her hardest not to speak, and Lucky blanched.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“Anyway, if you change your mind and want me to show you around, just head over to the Raw Horse. They don’t serve raw horse, by the way. Just their name.” He walked off.</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“He’s too smart for his own good,” Lucky muttered.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I’m a little nervous around him, too,” Stella admitted. “He wasn’t like </w:t>
      </w:r>
      <w:sdt>
        <w:sdtPr>
          <w:id w:val="591593792"/>
          <w:tag w:val="goog_rdk_17"/>
        </w:sdtPr>
        <w:sdtContent>
          <w:commentRangeStart w:id="1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earlier.” She gazed off as if in thought.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get going,” James said. </w:t>
      </w:r>
      <w:sdt>
        <w:sdtPr>
          <w:id w:val="-1754646535"/>
          <w:tag w:val="goog_rdk_18"/>
        </w:sdtPr>
        <w:sdtContent>
          <w:commentRangeStart w:id="1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got up and followed him.</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116702317"/>
          <w:tag w:val="goog_rdk_19"/>
        </w:sdtPr>
        <w:sdtContent>
          <w:commentRangeStart w:id="1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outpost looked like someone had sincerely tried to build a stereotypical fantasy mining outpost</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had run into the difficulty that this world did not supply the right materials. Everything was made of smoothstone, and the </w:t>
      </w:r>
      <w:sdt>
        <w:sdtPr>
          <w:id w:val="-1162575421"/>
          <w:tag w:val="goog_rdk_20"/>
        </w:sdtPr>
        <w:sdtContent>
          <w:commentRangeStart w:id="18"/>
        </w:sdtContent>
      </w:sdt>
      <w:sdt>
        <w:sdtPr>
          <w:id w:val="-1866751660"/>
          <w:tag w:val="goog_rdk_21"/>
        </w:sdtPr>
        <w:sdtContent>
          <w:commentRangeStart w:id="1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buildings more ramshackle than quaint</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Miners walked to and fro—the mining never ceased. Nor did the fires, for sometimes monsters would wander out of the mines, seeking to destroy.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moment Paul was out of eye shot, Ralph muttered. “Let’s keep outside city walls. Even if the Perfects </w:t>
      </w:r>
      <w:sdt>
        <w:sdtPr>
          <w:id w:val="-1098030497"/>
          <w:tag w:val="goog_rdk_22"/>
        </w:sdtPr>
        <w:sdtContent>
          <w:commentRangeStart w:id="20"/>
        </w:sdtContent>
      </w:sdt>
      <w:sdt>
        <w:sdtPr>
          <w:id w:val="-1110778543"/>
          <w:tag w:val="goog_rdk_23"/>
        </w:sdtPr>
        <w:sdtContent>
          <w:commentRangeStart w:id="2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wouldn’t send a Titan</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could sen</w:t>
      </w:r>
      <w:sdt>
        <w:sdtPr>
          <w:id w:val="221279769"/>
          <w:tag w:val="goog_rdk_24"/>
        </w:sdtPr>
        <w:sdtContent>
          <w:ins w:author="Naomi Neenan" w:id="2" w:date="2026-10-15T20:17:21Z"/>
          <w:sdt>
            <w:sdtPr>
              <w:id w:val="447548456"/>
              <w:tag w:val="goog_rdk_25"/>
            </w:sdtPr>
            <w:sdtContent>
              <w:ins w:author="Naomi Neenan" w:id="2" w:date="2026-10-15T20:17:21Z">
                <w:r w:rsidDel="00000000" w:rsidR="00000000" w:rsidRPr="00000000">
                  <w:rPr>
                    <w:rtl w:val="0"/>
                    <w:rPrChange w:author="Naomi Neenan" w:id="3" w:date="2026-10-15T20:17:2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w:t>
                </w:r>
              </w:ins>
            </w:sdtContent>
          </w:sdt>
          <w:ins w:author="Naomi Neenan" w:id="2" w:date="2026-10-15T20:17:21Z"/>
        </w:sdtContent>
      </w:sdt>
      <w:sdt>
        <w:sdtPr>
          <w:id w:val="1424248512"/>
          <w:tag w:val="goog_rdk_26"/>
        </w:sdtPr>
        <w:sdtContent>
          <w:del w:author="Naomi Neenan" w:id="2" w:date="2026-10-15T20:17:2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t</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like that stream of monsters on the caravan.”</w:t>
      </w:r>
      <w:sdt>
        <w:sdtPr>
          <w:id w:val="712095441"/>
          <w:tag w:val="goog_rdk_27"/>
        </w:sdtPr>
        <w:sdtContent>
          <w:del w:author="Nicole Scofield" w:id="4" w:date="2026-10-16T20:22:1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“Agreed,” Lucky said.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they headed out some distance from the walls and sat on the sandy rock.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counted their pay. The quartermaster hadn’t been able to raise their base pay from the 70 he had promised them (“stupid corporate reasons” he had muttered) but he gave them all the maximum bonus he could, so together they had around five thousand freedollars. That wasn’t rich, but it also wasn’t poor.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had also nabbed weapons from the fallen Slavers, but the armor tended either to have holes from the shadow bats or</w:t>
      </w:r>
      <w:sdt>
        <w:sdtPr>
          <w:id w:val="1173332997"/>
          <w:tag w:val="goog_rdk_28"/>
        </w:sdtPr>
        <w:sdtContent>
          <w:commentRangeStart w:id="22"/>
        </w:sdtContent>
      </w:sdt>
      <w:sdt>
        <w:sdtPr>
          <w:id w:val="-917478531"/>
          <w:tag w:val="goog_rdk_29"/>
        </w:sdtPr>
        <w:sdtContent>
          <w:commentRangeStart w:id="2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the wrong size. James </w:t>
      </w:r>
      <w:sdt>
        <w:sdtPr>
          <w:id w:val="1832445561"/>
          <w:tag w:val="goog_rdk_30"/>
        </w:sdtPr>
        <w:sdtContent>
          <w:ins w:author="Nicole Scofield" w:id="5" w:date="2026-10-16T20:22:5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 </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 a glowing pair of boots, however, and he found he could jump pretty far with them</w:t>
      </w:r>
      <w:sdt>
        <w:sdtPr>
          <w:id w:val="-715860846"/>
          <w:tag w:val="goog_rdk_31"/>
        </w:sdtPr>
        <w:sdtContent>
          <w:commentRangeStart w:id="2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James asked the question they all had.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we make a bunch more money and buy the other two key fragments,” Lucky said.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had a thought,” Violet said. “Stella, you know a lot about how enchantments work, right?”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some, yes,” Stella said. “We were doing plenty of research even when I left.”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Lucky, you know a lot about the Oru theology of this all.”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or less, yes,” Lucky said. “We don’t know all that much about them.”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why not use your ‘luck’ to get rare items, then you and Stella can enchant them with powerful enchantments? Even if you mess up some times, you could still get some pretty powerful stuff to sell.”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“Powerful, but not top-end,” Lucky said. “That’s only manufactured from rare materials.”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“It’d be academic for most Transmitted.” Ralph’s hand scratched his chin in thought. “The armies use standardized equipment, but no adventurer is going to say ‘no’ to a highly enchanted rare drop.”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could also just use it for ourselves,” James said. “We need to be stronger.”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too,” Lucky agreed. “I can’t guarantee any particular drop, but with my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alone we should be getting rare things.”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 favor?” Ralph asked.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hands raised.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a plan,” Ralph said, satisfied.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 may, we should take this day to rest,” Stella said. “We didn’t get any sleep last night, and I don’t want to go into a </w:t>
      </w:r>
      <w:sdt>
        <w:sdtPr>
          <w:id w:val="2062415326"/>
          <w:tag w:val="goog_rdk_32"/>
        </w:sdtPr>
        <w:sdtContent>
          <w:commentRangeStart w:id="2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dungeon</w:t>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good sleep.”</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sense,” James said. “Let’s buy some wood and get a fire going for tonight.”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party agreed to split up to find the various materials they needed. Stella and James looked for wood and camping supplies.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mind spending time with Stella, but he found that Stella was a bargain hunter, and in a mining outpost, there were plenty of places selling goods to adventurers like </w:t>
      </w:r>
      <w:sdt>
        <w:sdtPr>
          <w:id w:val="265070910"/>
          <w:tag w:val="goog_rdk_33"/>
        </w:sdtPr>
        <w:sdtContent>
          <w:commentRangeStart w:id="26"/>
        </w:sdtContent>
      </w:sdt>
      <w:sdt>
        <w:sdtPr>
          <w:id w:val="-1238761030"/>
          <w:tag w:val="goog_rdk_34"/>
        </w:sdtPr>
        <w:sdtContent>
          <w:commentRangeStart w:id="2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held his tongue as they went through store after </w:t>
      </w:r>
      <w:sdt>
        <w:sdtPr>
          <w:id w:val="2022046416"/>
          <w:tag w:val="goog_rdk_35"/>
        </w:sdtPr>
        <w:sdtContent>
          <w:del w:author="Naomi Neenan" w:id="6" w:date="2026-10-15T20:19:0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after </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w:t>
      </w:r>
      <w:sdt>
        <w:sdtPr>
          <w:id w:val="1768674054"/>
          <w:tag w:val="goog_rdk_36"/>
        </w:sdtPr>
        <w:sdtContent>
          <w:commentRangeStart w:id="2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8"/>
      <w:r w:rsidDel="00000000" w:rsidR="00000000" w:rsidRPr="00000000">
        <w:commentReference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hey, it was time with Stella.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I’m worried about Paul,” Stella said.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we’ll probably never see him again.”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Stella said. “I… know something.”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paused.”I… guess it doesn’t matter now, except that it kind of does. The fight he got into with a superior? It was over a Worker girl who said he was stalking her.”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shouted up and down how it was a false accusation. I thought so, too, for… reasons. The fight got him Transmitted, after all, not the accusation per se. He was always perfectly polite and respectful to me.”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polite?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paused, as if realizing for herself how strange that was. “Anyway, I think… if he…” She trailed off.</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Paul is going to try to stalk you, we need to keep a look out,” James said. “If I see him again, I’ll tell him you’re my fiancée, and don’t nurcking mess with you.”</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Stella said, and looked up at the sky. “We need to get moving. There’s two more stores I want to check out…”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Unfortunately, they could not find incense logs anywhere, </w:t>
      </w:r>
      <w:sdt>
        <w:sdtPr>
          <w:id w:val="1925507025"/>
          <w:tag w:val="goog_rdk_37"/>
        </w:sdtPr>
        <w:sdtContent>
          <w:commentRangeStart w:id="29"/>
        </w:sdtContent>
      </w:sdt>
      <w:sdt>
        <w:sdtPr>
          <w:id w:val="-2012280724"/>
          <w:tag w:val="goog_rdk_38"/>
        </w:sdtPr>
        <w:sdtContent>
          <w:commentRangeStart w:id="3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that the rest of the Surface knew what they were.</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when they </w:t>
      </w:r>
      <w:sdt>
        <w:sdtPr>
          <w:id w:val="-2117066457"/>
          <w:tag w:val="goog_rdk_39"/>
        </w:sdtPr>
        <w:sdtContent>
          <w:commentRangeStart w:id="3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regathered</w:t>
      </w:r>
      <w:commentRangeEnd w:id="31"/>
      <w:r w:rsidDel="00000000" w:rsidR="00000000" w:rsidRPr="00000000">
        <w:commentReference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dusk outside the gates, the fire they started was ordinary.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refused to cast ‘sanctuary.’ “With our total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going to have no effect. It’ll just keep out the smaller monsters, not something big.”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no smaller monsters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pleaded.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if we need that blue scroll to power a healing spell?” Lucky countered.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does have a point.” Ralph stroked his chin.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should just get used to sleeping in watches every night, no matter what,” Violet said. “I don’t think we’re ever going to get a good night’s sleep for the next few months.”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do it in shifts. I’ll take first,” Lucky said. “Stella, how about you share it with me, then I’ll sleep and you share with James?”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 about to protest that he wanted to stay up with Stella first, but Stella spoke before he could. “Works for me. We can talk about enchanting mechanics.”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that makes sense,” James begrudgingly admitted.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sorted out the rest of </w:t>
      </w:r>
      <w:sdt>
        <w:sdtPr>
          <w:id w:val="1058997628"/>
          <w:tag w:val="goog_rdk_40"/>
        </w:sdtPr>
        <w:sdtContent>
          <w:ins w:author="Naomi Neenan" w:id="7" w:date="2026-10-15T20:22:4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watches. James lay down and thought he couldn’t sleep, but fatigue from sleepless nights soon </w:t>
      </w:r>
      <w:sdt>
        <w:sdtPr>
          <w:id w:val="-1504515116"/>
          <w:tag w:val="goog_rdk_41"/>
        </w:sdtPr>
        <w:sdtContent>
          <w:commentRangeStart w:id="3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took </w:t>
      </w:r>
      <w:commentRangeEnd w:id="32"/>
      <w:r w:rsidDel="00000000" w:rsidR="00000000" w:rsidRPr="00000000">
        <w:commentReference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him.</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dreamed of his trial, but the accuser wasn’t Vulkan Lisp, it was Paul. But Paul didn’t have a legal case, he had a machine to fix, and James couldn’t fix it but Paul could. The Arbiter kept ordering it redone, and try as James could, he could never fix it to the Arbiter’s satisfaction. And Paul reached for Stella, and she screamed—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eyes shot open. That wasn’t part of the dream!</w:t>
      </w:r>
    </w:p>
    <w:bookmarkStart w:colFirst="0" w:colLast="0" w:name="bookmark=id.bavnexi9uhfb" w:id="1"/>
    <w:bookmarkEnd w:id="1"/>
    <w:p w:rsidR="00000000" w:rsidDel="00000000" w:rsidP="00000000" w:rsidRDefault="00000000" w:rsidRPr="00000000" w14:paraId="00000088">
      <w:pPr>
        <w:pStyle w:val="Heading2"/>
        <w:rPr/>
      </w:pPr>
      <w:r w:rsidDel="00000000" w:rsidR="00000000" w:rsidRPr="00000000">
        <w:rPr>
          <w:rtl w:val="0"/>
        </w:rPr>
        <w:t xml:space="preserve">Phobia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grabbed his spear and it shone to life. The spider-rider danced in and out of range, no one quite hitting it. Lucky threw darts, but missed. James threw his bola. It connected with a leg. The spider sagged, and the gremlin fell. With a scream of rage James got the kill, while Ralph kept hacking at the spider until it vanished in red.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sobbed uncontrollably.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“They’re going to send a spider-rider every night, aren’t they?”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said. “Or just spiders, period.</w:t>
      </w:r>
      <w:sdt>
        <w:sdtPr>
          <w:id w:val="738368247"/>
          <w:tag w:val="goog_rdk_42"/>
        </w:sdtPr>
        <w:sdtContent>
          <w:commentRangeStart w:id="3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“Couldn’t you have cast ‘sanctuary?’” James demanded.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cowered. “It wouldn’t have mattered! </w:t>
      </w:r>
      <w:sdt>
        <w:sdtPr>
          <w:id w:val="1356149279"/>
          <w:tag w:val="goog_rdk_43"/>
        </w:sdtPr>
        <w:sdtContent>
          <w:commentRangeStart w:id="34"/>
        </w:sdtContent>
      </w:sdt>
      <w:sdt>
        <w:sdtPr>
          <w:id w:val="1844161546"/>
          <w:tag w:val="goog_rdk_44"/>
        </w:sdtPr>
        <w:sdtContent>
          <w:commentRangeStart w:id="3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our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would have stopped a small spider but not a spider-rider</w:t>
      </w:r>
      <w:sdt>
        <w:sdtPr>
          <w:id w:val="1315998577"/>
          <w:tag w:val="goog_rdk_45"/>
        </w:sdtPr>
        <w:sdtContent>
          <w:ins w:author="Nicole Scofield" w:id="8" w:date="2026-10-16T20:26:27Z">
            <w:commentRangeEnd w:id="34"/>
            <w:r w:rsidDel="00000000" w:rsidR="00000000" w:rsidRPr="00000000">
              <w:commentReference w:id="34"/>
            </w:r>
            <w:commentRangeEnd w:id="35"/>
            <w:r w:rsidDel="00000000" w:rsidR="00000000" w:rsidRPr="00000000">
              <w:commentReference w:id="35"/>
            </w:r>
          </w:ins>
          <w:sdt>
            <w:sdtPr>
              <w:id w:val="333861242"/>
              <w:tag w:val="goog_rdk_46"/>
            </w:sdtPr>
            <w:sdtContent>
              <w:ins w:author="Nicole Scofield" w:id="8" w:date="2026-10-16T20:26:27Z">
                <w:r w:rsidDel="00000000" w:rsidR="00000000" w:rsidRPr="00000000">
                  <w:rPr>
                    <w:rtl w:val="0"/>
                    <w:rPrChange w:author="Nicole Scofield" w:id="9" w:date="2026-10-16T20:26:2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sdtContent>
          </w:sdt>
          <w:ins w:author="Nicole Scofield" w:id="8" w:date="2026-10-16T20:26:27Z"/>
        </w:sdtContent>
      </w:sdt>
      <w:sdt>
        <w:sdtPr>
          <w:id w:val="99835293"/>
          <w:tag w:val="goog_rdk_47"/>
        </w:sdtPr>
        <w:sdtContent>
          <w:del w:author="Nicole Scofield" w:id="8" w:date="2026-10-16T20:26:27Z"/>
          <w:sdt>
            <w:sdtPr>
              <w:id w:val="-1390984667"/>
              <w:tag w:val="goog_rdk_48"/>
            </w:sdtPr>
            <w:sdtContent>
              <w:del w:author="Nicole Scofield" w:id="8" w:date="2026-10-16T20:26:27Z">
                <w:r w:rsidDel="00000000" w:rsidR="00000000" w:rsidRPr="00000000">
                  <w:rPr>
                    <w:rtl w:val="0"/>
                    <w:rPrChange w:author="Nicole Scofield" w:id="9" w:date="2026-10-16T20:26:2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r>
              </w:del>
            </w:sdtContent>
          </w:sdt>
          <w:del w:author="Nicole Scofield" w:id="8" w:date="2026-10-16T20:26:27Z"/>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leave Lucky alone,” Stella said, still trembling. “There’s nothing we can do about this. I just have to become stronger.”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nurck, Lucky, I’m sorry,” James said. “I’m just… my nerves are shot.”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looked grim. “I forgive you.”</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of our nerves are shot,” Violet chimed in, exhausted. “Let’s try to get what remaining sleep we can. Stella, don’t feel guilty about staying up. </w:t>
      </w:r>
      <w:sdt>
        <w:sdtPr>
          <w:id w:val="722566798"/>
          <w:tag w:val="goog_rdk_49"/>
        </w:sdtPr>
        <w:sdtContent>
          <w:commentRangeStart w:id="3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you probably can’t.</w:t>
      </w:r>
      <w:commentRangeEnd w:id="36"/>
      <w:r w:rsidDel="00000000" w:rsidR="00000000" w:rsidRPr="00000000">
        <w:commentReference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594642304"/>
          <w:tag w:val="goog_rdk_50"/>
        </w:sdtPr>
        <w:sdtContent>
          <w:commentRangeStart w:id="3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knew, as long as Stella was afraid, he couldn’t sleep either.</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didn’t want to talk. Morning eventually came, and </w:t>
      </w:r>
      <w:sdt>
        <w:sdtPr>
          <w:id w:val="-1118570772"/>
          <w:tag w:val="goog_rdk_51"/>
        </w:sdtPr>
        <w:sdtContent>
          <w:commentRangeStart w:id="3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head had an awful headache</w:t>
      </w:r>
      <w:commentRangeEnd w:id="38"/>
      <w:r w:rsidDel="00000000" w:rsidR="00000000" w:rsidRPr="00000000">
        <w:commentReference w:id="3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say nothing of the rage in his heart towards the Perfects.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can you use one of your local area mapping spells to find us a dungeon?” Violet asked.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need,” Ralph said. “There’s always a </w:t>
      </w:r>
      <w:sdt>
        <w:sdtPr>
          <w:id w:val="-148393791"/>
          <w:tag w:val="goog_rdk_52"/>
        </w:sdtPr>
        <w:sdtContent>
          <w:commentRangeStart w:id="3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bunch </w:t>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mineshafts.”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wouldn’t they get picked clean?”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 dangerous. Knew a guy who had been a miner at a different outpost who decided to go in one with his buddies.” Ralph shook his head. “None of them made it. Second time he worldclimbed, he stayed the nurck away from dungeons.”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best option would be to attack them in ten days, when we could learn some red spells and use them all,” Lucky said. “But I don’t think Stella could handle another week of spider-riders.”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can’t. I’m so sorry.” Stella looked down at the ground. James put an arm around her shoulders.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need to apologize,” Ralph said. “You’re one of us now, and we watch out for each other.”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Stella said quietly.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“Aren’t we going to run into this every night, though?” Violet asked.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long as we’re here, yeah,” Lucky said. “Spider-riders only spawn in deserts and mountains. That’s also where all the dungeons spawn.”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so sorry,” Stella said. “I should have told you all I was arachnophobic before we made these plans.”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it’s not your fault,” James insisted. “It’s those dungpits back there that are torturing you.”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straightened herself. “We need the money and items. Let’s go dungeon crawling. </w:t>
      </w:r>
      <w:sdt>
        <w:sdtPr>
          <w:id w:val="-1620063957"/>
          <w:tag w:val="goog_rdk_53"/>
        </w:sdtPr>
        <w:sdtContent>
          <w:commentRangeStart w:id="4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I’ll do my best to stand the spider attacks.”</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get going, then,” Ralph said.</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mountain was simply too big to build the walls of the mining outpost around, but they went through town, anyway. Coming into the mineshafts from off the roads would look shady as nurck. Camping outside might already pose uncomfortable questions. But with the crowds of miners and adventurers coming in and out of the town, James didn’t know if anyone would notice.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Stella said. “I think I saw Paul.”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whirled to look, but in the crowd, no one.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mechanic? Why him?” Ralph asked.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“He’s a stalker,” James said.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Stella interrupted. “We don’t know that.”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“Might have been a coincidence,” Lucky said. “But let’s keep an eye out.”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spotted him again. By the time they reached the large dark mouth to the mineshaft, James had half-decided that it had just been a fluke. Stella was right. Maybe he was just reading things into random coincidences.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tunnels were lit with a mixture of glowing lamps and patches of that blue bioluminescent moss. Marks on the tunnels, the same style as the Underneath, indicated the location of ore patches and dungeon spawn areas. James had expected minecarts and was not completely disappointed. But they were pulled by luckless miners, guarded by armed </w:t>
      </w:r>
      <w:sdt>
        <w:sdtPr>
          <w:id w:val="1520251511"/>
          <w:tag w:val="goog_rdk_54"/>
        </w:sdtPr>
        <w:sdtContent>
          <w:commentRangeStart w:id="4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Transmitted</w:t>
      </w:r>
      <w:commentRangeEnd w:id="41"/>
      <w:r w:rsidDel="00000000" w:rsidR="00000000" w:rsidRPr="00000000">
        <w:commentReference w:id="4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Perhaps the depths were too dangerous to have automated machinery.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it’s just that you can’t fit powered wheels on machines that small,” Stella said when James asked. “I looked into a more advanced rails system based on pulleys but there’s simply no way to fit them in. The boss said it’d been tried and rejected already.”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with the guards, then?” James asked.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“Monsters do spawn,” Ralph said. “And they’re—”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 Lucky shouted. Guards of a nearby cart looked up. One threw a dart and struck a shadowy form. Then they moved 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least we’re not alo—” James started, but Stella shrieked.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539696401"/>
          <w:tag w:val="goog_rdk_55"/>
        </w:sdtPr>
        <w:sdtContent>
          <w:commentRangeStart w:id="4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pile of monster-dropped items included spider legs</w:t>
      </w:r>
      <w:commentRangeEnd w:id="42"/>
      <w:r w:rsidDel="00000000" w:rsidR="00000000" w:rsidRPr="00000000">
        <w:commentReference w:id="4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never going to stop, are they?” Violet asked.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Lucky said. “I don’t know if it even matters where we are.”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keep moving,” Stella said through gritted teeth. “I’ll manage. We have to do this.”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was correct: barely a short walk into the mineshaft they found a large door with glowing Oru symbols. Beside it was a sign reading IT HAS BEEN 34 DAYS SINCE THE LAST IDIOT TRIED THIS </w:t>
      </w:r>
      <w:sdt>
        <w:sdtPr>
          <w:id w:val="1205892568"/>
          <w:tag w:val="goog_rdk_56"/>
        </w:sdtPr>
        <w:sdtContent>
          <w:commentRangeStart w:id="4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DUNGEON</w:t>
      </w:r>
      <w:commentRangeEnd w:id="43"/>
      <w:r w:rsidDel="00000000" w:rsidR="00000000" w:rsidRPr="00000000">
        <w:commentReference w:id="4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“One’s good as any other,” Ralph mused. “Lucky, what does the Oru say?”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scanned the door up and down. She didn’t answer. James waited.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Violet asked.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she paused. “I don’t know.”</w:t>
      </w:r>
    </w:p>
    <w:bookmarkStart w:colFirst="0" w:colLast="0" w:name="bookmark=id.kqp5v7umur3m" w:id="2"/>
    <w:bookmarkEnd w:id="2"/>
    <w:p w:rsidR="00000000" w:rsidDel="00000000" w:rsidP="00000000" w:rsidRDefault="00000000" w:rsidRPr="00000000" w14:paraId="000000BE">
      <w:pPr>
        <w:pStyle w:val="Heading2"/>
        <w:rPr/>
      </w:pPr>
      <w:r w:rsidDel="00000000" w:rsidR="00000000" w:rsidRPr="00000000">
        <w:rPr>
          <w:rtl w:val="0"/>
        </w:rPr>
        <w:t xml:space="preserve">Curse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 trying to keep the worry out of his voice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Lucky pleaded. “Written Oru is pictographic, and I can’t read some of the characters.”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does the rest say?” Violet asked.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looked again. “‘Should a fool venture (something) without (something) another (something) in nobility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him beware that the curse of falling will be dealt unto him, yea, even unto his party.’’”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James said. “That doesn’t say anything.”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means that if we do something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we get cursed?” Stella asked.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w:t>
      </w:r>
      <w:sdt>
        <w:sdtPr>
          <w:id w:val="843887074"/>
          <w:tag w:val="goog_rdk_57"/>
        </w:sdtPr>
        <w:sdtContent>
          <w:commentRangeStart w:id="4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be both venture, take</w:t>
      </w:r>
      <w:sdt>
        <w:sdtPr>
          <w:id w:val="704568598"/>
          <w:tag w:val="goog_rdk_58"/>
        </w:sdtPr>
        <w:sdtContent>
          <w:ins w:author="Mary Elizabeth Hayes" w:id="10" w:date="2026-10-17T17:09:3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fight, depending on context</w:t>
      </w:r>
      <w:commentRangeEnd w:id="44"/>
      <w:r w:rsidDel="00000000" w:rsidR="00000000" w:rsidRPr="00000000">
        <w:commentReference w:id="4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most inscriptions don’t add anything about nobility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the curse of falling?” Violet asked.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fall up instead of down.”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99065102"/>
          <w:tag w:val="goog_rdk_59"/>
        </w:sdtPr>
        <w:sdtContent>
          <w:commentRangeStart w:id="4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should be called levitation, then</w:t>
      </w:r>
      <w:commentRangeEnd w:id="45"/>
      <w:r w:rsidDel="00000000" w:rsidR="00000000" w:rsidRPr="00000000">
        <w:commentReference w:id="4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argued.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giving you the literal Oru,” Lucky snapped.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shook his head. “Levitation isn’t that bad of a curse, but who the nurck knows what will set it off? Do we try this one or look for another?”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“Might be just as bad,” Lucky said. “The expeditions were less and less able to decipher Oru inscriptions as they climbed.”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“Can’t we just pe</w:t>
      </w:r>
      <w:sdt>
        <w:sdtPr>
          <w:id w:val="437245631"/>
          <w:tag w:val="goog_rdk_60"/>
        </w:sdtPr>
        <w:sdtContent>
          <w:ins w:author="Naomi Neenan" w:id="11" w:date="2026-10-15T20:31:35Z"/>
          <w:sdt>
            <w:sdtPr>
              <w:id w:val="-618116385"/>
              <w:tag w:val="goog_rdk_61"/>
            </w:sdtPr>
            <w:sdtContent>
              <w:ins w:author="Naomi Neenan" w:id="11" w:date="2026-10-15T20:31:35Z">
                <w:r w:rsidDel="00000000" w:rsidR="00000000" w:rsidRPr="00000000">
                  <w:rPr>
                    <w:rtl w:val="0"/>
                    <w:rPrChange w:author="Naomi Neenan" w:id="12" w:date="2026-10-15T20:31:3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w:t>
                </w:r>
              </w:ins>
            </w:sdtContent>
          </w:sdt>
          <w:ins w:author="Naomi Neenan" w:id="11" w:date="2026-10-15T20:31:35Z"/>
        </w:sdtContent>
      </w:sdt>
      <w:sdt>
        <w:sdtPr>
          <w:id w:val="2045023386"/>
          <w:tag w:val="goog_rdk_62"/>
        </w:sdtPr>
        <w:sdtContent>
          <w:del w:author="Naomi Neenan" w:id="11" w:date="2026-10-15T20:31:3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inside, and if it’s too much retreat?” Stella asked.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guess we can.” Ralph scratched his chin.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vote we try it anyway, and if we keep getting thrown around we stop,” James said. “We’d probably figure it out soon enough.”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 favor?” Ralph asked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including Lucky, raised their hands.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settled,” Violet said.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pushed open the door and they crept inside.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Deja vu struck James first, for the maze inside looked more or less like a Labyrinth in the Underneath. Thankfully, the same training they needed for Labyrinths came in handy here—take every left, and make marks along the way. James felt his heart speed up, but remembered they could leave whenever they felt like it and there was no </w:t>
      </w:r>
      <w:sdt>
        <w:sdtPr>
          <w:id w:val="-1353388653"/>
          <w:tag w:val="goog_rdk_63"/>
        </w:sdtPr>
        <w:sdtContent>
          <w:del w:author="Naomi Neenan" w:id="13" w:date="2026-10-15T20:32:1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time </w:delText>
            </w:r>
          </w:del>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limit.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emotions remained amped as </w:t>
      </w:r>
      <w:sdt>
        <w:sdtPr>
          <w:id w:val="689841775"/>
          <w:tag w:val="goog_rdk_64"/>
        </w:sdtPr>
        <w:sdtContent>
          <w:commentRangeStart w:id="46"/>
        </w:sdtContent>
      </w:sdt>
      <w:sdt>
        <w:sdtPr>
          <w:id w:val="-1364096010"/>
          <w:tag w:val="goog_rdk_65"/>
        </w:sdtPr>
        <w:sdtContent>
          <w:commentRangeStart w:id="4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dung</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80093805"/>
          <w:tag w:val="goog_rdk_66"/>
        </w:sdtPr>
        <w:sdtContent>
          <w:commentRangeStart w:id="4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ettin</w:t>
      </w:r>
      <w:commentRangeEnd w:id="48"/>
      <w:r w:rsidDel="00000000" w:rsidR="00000000" w:rsidRPr="00000000">
        <w:commentReference w:id="4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 by and James nailed one head with a glowing spear while Ralph got the other. It didn’t even have a chance to fight back. “Don’t get cocky,” Ralph muttered, and James nodded.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came to the first door and Lucky opened it. The six-legged rats inside hissed and charged them, but a flurry of darts from Lucky and Stella got most of them, Ralph and James mopping up the rest. Five jars awaited them.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moment,” Lucky said, went up to them, and whispered for a moment. Then she opened them to pull out glowing gems, three spears, and a shield.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nodded approvingly. “Quality stuff.”</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 in the maze, they encountered only token resistance, most monsters dying in one hit. </w:t>
      </w:r>
      <w:sdt>
        <w:sdtPr>
          <w:id w:val="595825655"/>
          <w:tag w:val="goog_rdk_67"/>
        </w:sdtPr>
        <w:sdtContent>
          <w:commentRangeStart w:id="4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this dungeon really all that dangerous?</w:t>
      </w:r>
      <w:commentRangeEnd w:id="49"/>
      <w:r w:rsidDel="00000000" w:rsidR="00000000" w:rsidRPr="00000000">
        <w:commentReference w:id="4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wondered.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door. Lucky touched it only for dust to spew out in their faces. It burned, and James yelled as he wiped it out of his eyes only to wipe more of it into his eyes. A few seconds later, it disappeared, but the pain was still there.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“Forgot about room traps,” Ralph said. “Lucky almost never gets them.”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jinx it!” Lucky hissed. She pushed open the door and a metal scorpion awaited. James charged in with a roar. He speared it. It shot its stinger at him. He speared it again, and then shouted as they all slammed into the ceiling. A second or two later, they fell back down. The scorpion was ready, and got Ralph in the arm. Lucky ripped a scroll and incinerated it.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Violet said, rushing to him.</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hurts so badly,” Ralph said, clutching the redness in his arm.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went to the jars, whispered something, and opened one to find a pill. “Here.”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took it, and the redness disappeared, though his armor was still damaged. “That’s lucky even for you.”</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wasn’t,” Lucky said. “I asked for some pills, and it seems one of my benefactors was around. The system doesn’t always send what you pay it to, though.”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be careful,” Violet said. “And not rely on your benefactors, even if they are helping us.”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963569566"/>
          <w:tag w:val="goog_rdk_68"/>
        </w:sdtPr>
        <w:sdtContent>
          <w:commentRangeStart w:id="50"/>
        </w:sdtContent>
      </w:sdt>
      <w:sdt>
        <w:sdtPr>
          <w:id w:val="-1024395221"/>
          <w:tag w:val="goog_rdk_69"/>
        </w:sdtPr>
        <w:sdtContent>
          <w:commentRangeStart w:id="5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w:t>
      </w:r>
      <w:r w:rsidDel="00000000" w:rsidR="00000000" w:rsidRPr="00000000">
        <w:rPr>
          <w:rtl w:val="0"/>
        </w:rPr>
        <w:t xml:space="preserve">knuckle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I do</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pleaded.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it’s spearing a scorpion,” Ralph suggested.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room was full of bats, no curse. The room after that was another scorpion, and James stayed behind while Stella and Ralph cut it apart. Not a curse in sight.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sixth room held a huge and hideous frog-thing. James yelled a battle cry and speared it. His spear stuck inside, and he kicked it, only for them </w:t>
      </w:r>
      <w:sdt>
        <w:sdtPr>
          <w:id w:val="2043570721"/>
          <w:tag w:val="goog_rdk_70"/>
        </w:sdtPr>
        <w:sdtContent>
          <w:commentRangeStart w:id="5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to be flung </w:t>
      </w:r>
      <w:sdt>
        <w:sdtPr>
          <w:id w:val="818709142"/>
          <w:tag w:val="goog_rdk_71"/>
        </w:sdtPr>
        <w:sdtContent>
          <w:commentRangeStart w:id="53"/>
        </w:sdtContent>
      </w:sdt>
      <w:sdt>
        <w:sdtPr>
          <w:id w:val="670377511"/>
          <w:tag w:val="goog_rdk_72"/>
        </w:sdtPr>
        <w:sdtContent>
          <w:commentRangeStart w:id="5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yet again </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against the ceiling</w:t>
      </w:r>
      <w:commentRangeEnd w:id="52"/>
      <w:r w:rsidDel="00000000" w:rsidR="00000000" w:rsidRPr="00000000">
        <w:commentReference w:id="5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frog-thing croaked, but without a ranged attack that’s all it could do before the party crashed back down and killed 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must be the spear,” Ralph said.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the battle cry?” Violet suggested.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 know what the characters for the different tones look like,” Lucky said. “It’s possible there’s an archaic word for spear we don’t know.”</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inscription said ‘without’, right?” Stella asked.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why?” Lucky asked. “Oh, yeah. James must be doing something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else.”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me?” James muttered. He considered asking them to stop, but so far they’d been getting by with only minor injuries and armor damage. The levitation was more startling than anything else.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 we stop?” Stella asked.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James said, gathering his wits. “Let’s keep going. I’ll try to stay out of the fighting.”</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Dungeons on the Surface had a total of sixteen rooms, according to Ralph, and after you cleared the fifteen the final room would open. </w:t>
      </w:r>
      <w:sdt>
        <w:sdtPr>
          <w:id w:val="-235939465"/>
          <w:tag w:val="goog_rdk_73"/>
        </w:sdtPr>
        <w:sdtContent>
          <w:commentRangeStart w:id="5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Unfortunately</w:t>
      </w:r>
      <w:commentRangeEnd w:id="55"/>
      <w:r w:rsidDel="00000000" w:rsidR="00000000" w:rsidRPr="00000000">
        <w:commentReference w:id="5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had already been cleared out by other adventurers. Six rooms later, they found another unopened one.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stay back, promise,” James said. He got his bola ready—maybe that would be enough if push came to shove.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opened the door. Stella shrieked. Inside, an enormous spider reared and spit acid. Ralph charged and chopped at it, only for them all to hit the ceiling. Stella continued to shriek. James threw his bola downwards and hit the monster. They</w:t>
      </w:r>
      <w:sdt>
        <w:sdtPr>
          <w:id w:val="-1497624547"/>
          <w:tag w:val="goog_rdk_74"/>
        </w:sdtPr>
        <w:sdtContent>
          <w:commentRangeStart w:id="5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fell again</w:t>
      </w:r>
      <w:commentRangeEnd w:id="56"/>
      <w:r w:rsidDel="00000000" w:rsidR="00000000" w:rsidRPr="00000000">
        <w:commentReference w:id="5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James got up, drew his backup short sword, and stabbed the spider.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they were flung back up to the ceiling. Lucky ripped a scroll and pointed. Ethereal arrows pierced through the spider and it collapsed. Then they fell down again.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James said, rushing to her.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I’m OK,” she said, her voice shaking. “Uninjured. Just… give me a moment.”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pulled out a salve and rubbed it on Ralph, who had red marks all over his body from the acid. “What the nurck is the rule?” Ralph demanded.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I remember what you said,” Violet said. “‘Should a fool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without (something) another (something) in nobility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him beware…’”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asked.</w:t>
      </w:r>
    </w:p>
    <w:sdt>
      <w:sdtPr>
        <w:id w:val="1679834181"/>
        <w:tag w:val="goog_rdk_77"/>
      </w:sdtPr>
      <w:sdtContent>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4" w:date="2026-10-15T20:37:30Z"/>
              <w:rPrChange w:author="Naomi Neenan" w:id="15" w:date="2026-10-15T20:37:30Z">
                <w:rPr>
                  <w:rFonts w:ascii="Cambria" w:cs="Cambria" w:eastAsia="Cambria" w:hAnsi="Cambria"/>
                  <w:b w:val="0"/>
                  <w:bCs w:val="0"/>
                  <w:i w:val="0"/>
                  <w:iCs w:val="0"/>
                  <w:smallCaps w:val="0"/>
                  <w:strike w:val="0"/>
                  <w:color w:val="000000"/>
                  <w:sz w:val="24"/>
                  <w:szCs w:val="24"/>
                  <w:u w:val="none"/>
                  <w:shd w:fill="auto" w:val="clear"/>
                  <w:vertAlign w:val="baseline"/>
                </w:rPr>
              </w:rPrChang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I figured out the curse.”</w:t>
          </w:r>
          <w:sdt>
            <w:sdtPr>
              <w:id w:val="-56110089"/>
              <w:tag w:val="goog_rdk_75"/>
            </w:sdtPr>
            <w:sdtContent>
              <w:ins w:author="Naomi Neenan" w:id="14" w:date="2026-10-15T20:37:30Z"/>
              <w:sdt>
                <w:sdtPr>
                  <w:id w:val="1843332002"/>
                  <w:tag w:val="goog_rdk_76"/>
                </w:sdtPr>
                <w:sdtContent>
                  <w:ins w:author="Naomi Neenan" w:id="14" w:date="2026-10-15T20:37:30Z">
                    <w:r w:rsidDel="00000000" w:rsidR="00000000" w:rsidRPr="00000000">
                      <w:rPr>
                        <w:rtl w:val="0"/>
                      </w:rPr>
                    </w:r>
                  </w:ins>
                </w:sdtContent>
              </w:sdt>
              <w:ins w:author="Naomi Neenan" w:id="14" w:date="2026-10-15T20:37:30Z"/>
            </w:sdtContent>
          </w:sdt>
        </w:p>
      </w:sdtContent>
    </w:sdt>
    <w:sdt>
      <w:sdtPr>
        <w:id w:val="-455564436"/>
        <w:tag w:val="goog_rdk_80"/>
      </w:sdtPr>
      <w:sdtConten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4" w:date="2026-10-15T20:37:30Z"/>
              <w:rPrChange w:author="Naomi Neenan" w:id="15" w:date="2026-10-15T20:37:3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554391026"/>
              <w:tag w:val="goog_rdk_78"/>
            </w:sdtPr>
            <w:sdtContent>
              <w:ins w:author="Naomi Neenan" w:id="14" w:date="2026-10-15T20:37:30Z"/>
              <w:sdt>
                <w:sdtPr>
                  <w:id w:val="-923327668"/>
                  <w:tag w:val="goog_rdk_79"/>
                </w:sdtPr>
                <w:sdtContent>
                  <w:ins w:author="Naomi Neenan" w:id="14" w:date="2026-10-15T20:37:30Z">
                    <w:r w:rsidDel="00000000" w:rsidR="00000000" w:rsidRPr="00000000">
                      <w:rPr>
                        <w:rtl w:val="0"/>
                      </w:rPr>
                    </w:r>
                  </w:ins>
                </w:sdtContent>
              </w:sdt>
              <w:ins w:author="Naomi Neenan" w:id="14" w:date="2026-10-15T20:37:30Z"/>
            </w:sdtContent>
          </w:sdt>
        </w:p>
      </w:sdtContent>
    </w:sdt>
    <w:sdt>
      <w:sdtPr>
        <w:id w:val="1074935973"/>
        <w:tag w:val="goog_rdk_85"/>
      </w:sdtPr>
      <w:sdtContent>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6" w:date="2026-10-16T18:59:40Z"/>
              <w:color w:val="005e8a"/>
              <w:rPrChange w:author="Naomi Neenan" w:id="15" w:date="2026-10-15T20:37:3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907841606"/>
              <w:tag w:val="goog_rdk_81"/>
            </w:sdtPr>
            <w:sdtContent>
              <w:ins w:author="Naomi Neenan" w:id="14" w:date="2026-10-15T20:37:30Z"/>
              <w:sdt>
                <w:sdtPr>
                  <w:id w:val="239160074"/>
                  <w:tag w:val="goog_rdk_82"/>
                </w:sdtPr>
                <w:sdtContent>
                  <w:ins w:author="Naomi Neenan" w:id="14" w:date="2026-10-15T20:37:30Z">
                    <w:r w:rsidDel="00000000" w:rsidR="00000000" w:rsidRPr="00000000">
                      <w:rPr>
                        <w:color w:val="005e8a"/>
                        <w:rtl w:val="0"/>
                        <w:rPrChange w:author="Naomi Neenan" w:id="15" w:date="2026-10-15T20:37: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and nothing to note! I’m really enjoying reading about the new dungeon, and the particular bad thing that happens to them being them all flung onto the ceiling is so unexpected and I love it. I’m really glad the gem thing turned out to be a key fragment, and I’m really curious now about what the inscription said. I can’t wait to find out! Well done, and I’m looking forward to more!</w:t>
                    </w:r>
                  </w:ins>
                </w:sdtContent>
              </w:sdt>
              <w:ins w:author="Naomi Neenan" w:id="14" w:date="2026-10-15T20:37:30Z"/>
            </w:sdtContent>
          </w:sdt>
          <w:sdt>
            <w:sdtPr>
              <w:id w:val="1504774970"/>
              <w:tag w:val="goog_rdk_83"/>
            </w:sdtPr>
            <w:sdtContent>
              <w:ins w:author="Emily Pacold" w:id="16" w:date="2026-10-16T18:59:40Z"/>
              <w:sdt>
                <w:sdtPr>
                  <w:id w:val="359251391"/>
                  <w:tag w:val="goog_rdk_84"/>
                </w:sdtPr>
                <w:sdtContent>
                  <w:ins w:author="Emily Pacold" w:id="16" w:date="2026-10-16T18:59:40Z">
                    <w:r w:rsidDel="00000000" w:rsidR="00000000" w:rsidRPr="00000000">
                      <w:rPr>
                        <w:rtl w:val="0"/>
                      </w:rPr>
                    </w:r>
                  </w:ins>
                </w:sdtContent>
              </w:sdt>
              <w:ins w:author="Emily Pacold" w:id="16" w:date="2026-10-16T18:59:40Z"/>
            </w:sdtContent>
          </w:sdt>
        </w:p>
      </w:sdtContent>
    </w:sdt>
    <w:sdt>
      <w:sdtPr>
        <w:id w:val="224744866"/>
        <w:tag w:val="goog_rdk_88"/>
      </w:sdtPr>
      <w:sdtContent>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6" w:date="2026-10-16T18:59:40Z"/>
              <w:color w:val="005e8a"/>
              <w:rPrChange w:author="Naomi Neenan" w:id="15" w:date="2026-10-15T20:37:3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501105264"/>
              <w:tag w:val="goog_rdk_86"/>
            </w:sdtPr>
            <w:sdtContent>
              <w:ins w:author="Emily Pacold" w:id="16" w:date="2026-10-16T18:59:40Z"/>
              <w:sdt>
                <w:sdtPr>
                  <w:id w:val="-1571147056"/>
                  <w:tag w:val="goog_rdk_87"/>
                </w:sdtPr>
                <w:sdtContent>
                  <w:ins w:author="Emily Pacold" w:id="16" w:date="2026-10-16T18:59:40Z">
                    <w:r w:rsidDel="00000000" w:rsidR="00000000" w:rsidRPr="00000000">
                      <w:rPr>
                        <w:rtl w:val="0"/>
                      </w:rPr>
                    </w:r>
                  </w:ins>
                </w:sdtContent>
              </w:sdt>
              <w:ins w:author="Emily Pacold" w:id="16" w:date="2026-10-16T18:59:40Z"/>
            </w:sdtContent>
          </w:sdt>
        </w:p>
      </w:sdtContent>
    </w:sdt>
    <w:sdt>
      <w:sdtPr>
        <w:id w:val="-1393771782"/>
        <w:tag w:val="goog_rdk_93"/>
      </w:sdtPr>
      <w:sdtContent>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18" w:date="2026-10-16T20:34:56Z"/>
              <w:color w:val="b45f06"/>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041430602"/>
              <w:tag w:val="goog_rdk_89"/>
            </w:sdtPr>
            <w:sdtContent>
              <w:ins w:author="Emily Pacold" w:id="16" w:date="2026-10-16T18:59:40Z"/>
              <w:sdt>
                <w:sdtPr>
                  <w:id w:val="-1059104747"/>
                  <w:tag w:val="goog_rdk_90"/>
                </w:sdtPr>
                <w:sdtContent>
                  <w:ins w:author="Emily Pacold" w:id="16" w:date="2026-10-16T18:59:40Z">
                    <w:r w:rsidDel="00000000" w:rsidR="00000000" w:rsidRPr="00000000">
                      <w:rPr>
                        <w:color w:val="b45f06"/>
                        <w:rtl w:val="0"/>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EP: Another entertaining and gripping read! I’m glad the party had a chance to rest and regroup after the last battle, the story had a chance to breathe a bit before launching into the action and intrigue of the dungeon (and my tension as a reader was relaxed a little, so I fully enjoyed getting into the next romp). I agree with Naomi, the levitation thing is really interesting! I’m curious to find out what Violet figured out about the curse. Thanks for sharing!</w:t>
                    </w:r>
                  </w:ins>
                </w:sdtContent>
              </w:sdt>
              <w:ins w:author="Emily Pacold" w:id="16" w:date="2026-10-16T18:59:40Z"/>
            </w:sdtContent>
          </w:sdt>
          <w:sdt>
            <w:sdtPr>
              <w:id w:val="-1758667737"/>
              <w:tag w:val="goog_rdk_91"/>
            </w:sdtPr>
            <w:sdtContent>
              <w:ins w:author="Nicole Scofield" w:id="18" w:date="2026-10-16T20:34:56Z"/>
              <w:sdt>
                <w:sdtPr>
                  <w:id w:val="226786522"/>
                  <w:tag w:val="goog_rdk_92"/>
                </w:sdtPr>
                <w:sdtContent>
                  <w:ins w:author="Nicole Scofield" w:id="18" w:date="2026-10-16T20:34:56Z">
                    <w:r w:rsidDel="00000000" w:rsidR="00000000" w:rsidRPr="00000000">
                      <w:rPr>
                        <w:rtl w:val="0"/>
                      </w:rPr>
                    </w:r>
                  </w:ins>
                </w:sdtContent>
              </w:sdt>
              <w:ins w:author="Nicole Scofield" w:id="18" w:date="2026-10-16T20:34:56Z"/>
            </w:sdtContent>
          </w:sdt>
        </w:p>
      </w:sdtContent>
    </w:sdt>
    <w:sdt>
      <w:sdtPr>
        <w:id w:val="1610137163"/>
        <w:tag w:val="goog_rdk_96"/>
      </w:sdtPr>
      <w:sdtConten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18" w:date="2026-10-16T20:34:56Z"/>
              <w:color w:val="b45f06"/>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599372256"/>
              <w:tag w:val="goog_rdk_94"/>
            </w:sdtPr>
            <w:sdtContent>
              <w:ins w:author="Nicole Scofield" w:id="18" w:date="2026-10-16T20:34:56Z"/>
              <w:sdt>
                <w:sdtPr>
                  <w:id w:val="-1976316331"/>
                  <w:tag w:val="goog_rdk_95"/>
                </w:sdtPr>
                <w:sdtContent>
                  <w:ins w:author="Nicole Scofield" w:id="18" w:date="2026-10-16T20:34:56Z">
                    <w:r w:rsidDel="00000000" w:rsidR="00000000" w:rsidRPr="00000000">
                      <w:rPr>
                        <w:rtl w:val="0"/>
                      </w:rPr>
                    </w:r>
                  </w:ins>
                </w:sdtContent>
              </w:sdt>
              <w:ins w:author="Nicole Scofield" w:id="18" w:date="2026-10-16T20:34:56Z"/>
            </w:sdtContent>
          </w:sdt>
        </w:p>
      </w:sdtContent>
    </w:sdt>
    <w:sdt>
      <w:sdtPr>
        <w:id w:val="254424182"/>
        <w:tag w:val="goog_rdk_101"/>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9" w:date="2026-10-17T16:08:03Z"/>
              <w:color w:val="b45f06"/>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347012141"/>
              <w:tag w:val="goog_rdk_97"/>
            </w:sdtPr>
            <w:sdtContent>
              <w:ins w:author="Nicole Scofield" w:id="18" w:date="2026-10-16T20:34:56Z"/>
              <w:sdt>
                <w:sdtPr>
                  <w:id w:val="-19688627"/>
                  <w:tag w:val="goog_rdk_98"/>
                </w:sdtPr>
                <w:sdtContent>
                  <w:ins w:author="Nicole Scofield" w:id="18" w:date="2026-10-16T20:34:56Z">
                    <w:r w:rsidDel="00000000" w:rsidR="00000000" w:rsidRPr="00000000">
                      <w:rPr>
                        <w:color w:val="b45f06"/>
                        <w:rtl w:val="0"/>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NS: I think I’m beginning to understand more this genre you are writing.  It’s not something I would choose to read, but it is still interesting.  I particularly like this rule they have to figure out here with the curse.  It’s like a riddle that I think I should know the answer to already, but can’t quite seem to figure out….  I look forward to finding out more.  Also, there was a nice mix in here of character interactions and action and it all seemed to flow very nicely.</w:t>
                    </w:r>
                  </w:ins>
                </w:sdtContent>
              </w:sdt>
              <w:ins w:author="Nicole Scofield" w:id="18" w:date="2026-10-16T20:34:56Z"/>
            </w:sdtContent>
          </w:sdt>
          <w:sdt>
            <w:sdtPr>
              <w:id w:val="638070847"/>
              <w:tag w:val="goog_rdk_99"/>
            </w:sdtPr>
            <w:sdtContent>
              <w:ins w:author="Corinna Turner" w:id="19" w:date="2026-10-17T16:08:03Z"/>
              <w:sdt>
                <w:sdtPr>
                  <w:id w:val="1544046584"/>
                  <w:tag w:val="goog_rdk_100"/>
                </w:sdtPr>
                <w:sdtContent>
                  <w:ins w:author="Corinna Turner" w:id="19" w:date="2026-10-17T16:08:03Z">
                    <w:r w:rsidDel="00000000" w:rsidR="00000000" w:rsidRPr="00000000">
                      <w:rPr>
                        <w:rtl w:val="0"/>
                      </w:rPr>
                    </w:r>
                  </w:ins>
                </w:sdtContent>
              </w:sdt>
              <w:ins w:author="Corinna Turner" w:id="19" w:date="2026-10-17T16:08:03Z"/>
            </w:sdtContent>
          </w:sdt>
        </w:p>
      </w:sdtContent>
    </w:sdt>
    <w:sdt>
      <w:sdtPr>
        <w:id w:val="-1664599165"/>
        <w:tag w:val="goog_rdk_104"/>
      </w:sdtPr>
      <w:sdtConten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9" w:date="2026-10-17T16:08:03Z"/>
              <w:color w:val="b45f06"/>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679328889"/>
              <w:tag w:val="goog_rdk_102"/>
            </w:sdtPr>
            <w:sdtContent>
              <w:ins w:author="Corinna Turner" w:id="19" w:date="2026-10-17T16:08:03Z"/>
              <w:sdt>
                <w:sdtPr>
                  <w:id w:val="-2032960681"/>
                  <w:tag w:val="goog_rdk_103"/>
                </w:sdtPr>
                <w:sdtContent>
                  <w:ins w:author="Corinna Turner" w:id="19" w:date="2026-10-17T16:08:03Z">
                    <w:r w:rsidDel="00000000" w:rsidR="00000000" w:rsidRPr="00000000">
                      <w:rPr>
                        <w:rtl w:val="0"/>
                      </w:rPr>
                    </w:r>
                  </w:ins>
                </w:sdtContent>
              </w:sdt>
              <w:ins w:author="Corinna Turner" w:id="19" w:date="2026-10-17T16:08:03Z"/>
            </w:sdtContent>
          </w:sdt>
        </w:p>
      </w:sdtContent>
    </w:sdt>
    <w:sdt>
      <w:sdtPr>
        <w:id w:val="1448706676"/>
        <w:tag w:val="goog_rdk_109"/>
      </w:sdtPr>
      <w:sdtContent>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0" w:date="2026-10-17T17:14:32Z"/>
              <w:color w:val="b45f06"/>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829518167"/>
              <w:tag w:val="goog_rdk_105"/>
            </w:sdtPr>
            <w:sdtContent>
              <w:ins w:author="Corinna Turner" w:id="19" w:date="2026-10-17T16:08:03Z"/>
              <w:sdt>
                <w:sdtPr>
                  <w:id w:val="-116029572"/>
                  <w:tag w:val="goog_rdk_106"/>
                </w:sdtPr>
                <w:sdtContent>
                  <w:ins w:author="Corinna Turner" w:id="19" w:date="2026-10-17T16:08:03Z">
                    <w:r w:rsidDel="00000000" w:rsidR="00000000" w:rsidRPr="00000000">
                      <w:rPr>
                        <w:color w:val="b45f06"/>
                        <w:rtl w:val="0"/>
                        <w:rPrChange w:author="Emily Pacold" w:id="17" w:date="2026-10-16T18:59: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I enjoyed this, but I’d be happy if there was some plot movement soon. There has been quite a lot of monster-fighting and Stella being afraid of spiders. I am waiting for Paul to pop up again, and to finding out what the curse is. Looking forward to what happens next.</w:t>
                    </w:r>
                  </w:ins>
                </w:sdtContent>
              </w:sdt>
              <w:ins w:author="Corinna Turner" w:id="19" w:date="2026-10-17T16:08:03Z"/>
            </w:sdtContent>
          </w:sdt>
          <w:sdt>
            <w:sdtPr>
              <w:id w:val="-1242967233"/>
              <w:tag w:val="goog_rdk_107"/>
            </w:sdtPr>
            <w:sdtContent>
              <w:ins w:author="Mary Elizabeth Hayes" w:id="20" w:date="2026-10-17T17:14:32Z"/>
              <w:sdt>
                <w:sdtPr>
                  <w:id w:val="-835163358"/>
                  <w:tag w:val="goog_rdk_108"/>
                </w:sdtPr>
                <w:sdtContent>
                  <w:ins w:author="Mary Elizabeth Hayes" w:id="20" w:date="2026-10-17T17:14:32Z">
                    <w:r w:rsidDel="00000000" w:rsidR="00000000" w:rsidRPr="00000000">
                      <w:rPr>
                        <w:rtl w:val="0"/>
                      </w:rPr>
                    </w:r>
                  </w:ins>
                </w:sdtContent>
              </w:sdt>
              <w:ins w:author="Mary Elizabeth Hayes" w:id="20" w:date="2026-10-17T17:14:32Z"/>
            </w:sdtContent>
          </w:sdt>
        </w:p>
      </w:sdtContent>
    </w:sdt>
    <w:sdt>
      <w:sdtPr>
        <w:id w:val="-819836171"/>
        <w:tag w:val="goog_rdk_114"/>
      </w:sdtPr>
      <w:sdtContent>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10-17T17:25:54Z"/>
              <w:color w:val="0000ff"/>
              <w:rPrChange w:author="Mary Elizabeth Hayes" w:id="21" w:date="2026-10-17T17:14:3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307712072"/>
              <w:tag w:val="goog_rdk_110"/>
            </w:sdtPr>
            <w:sdtContent>
              <w:ins w:author="Mary Elizabeth Hayes" w:id="20" w:date="2026-10-17T17:14:32Z"/>
              <w:sdt>
                <w:sdtPr>
                  <w:id w:val="1332601042"/>
                  <w:tag w:val="goog_rdk_111"/>
                </w:sdtPr>
                <w:sdtContent>
                  <w:ins w:author="Mary Elizabeth Hayes" w:id="20" w:date="2026-10-17T17:14:32Z">
                    <w:r w:rsidDel="00000000" w:rsidR="00000000" w:rsidRPr="00000000">
                      <w:rPr>
                        <w:color w:val="0000ff"/>
                        <w:rtl w:val="0"/>
                        <w:rPrChange w:author="Mary Elizabeth Hayes" w:id="21" w:date="2026-10-17T17:14: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really liked this chapter, lots of dungeon action, which I love, and also some tension hanging over their heads with Paul the Stalker. Poor Stella, though, getting jumpscared by spiders at every turn. She’s either going to learn to get over her fear, or it’s going to be made a whole lot worse… In any case, looking forward to the next bit! Also, very solid plan for getting the rest of the key fragments.</w:t>
                    </w:r>
                  </w:ins>
                </w:sdtContent>
              </w:sdt>
              <w:ins w:author="Mary Elizabeth Hayes" w:id="20" w:date="2026-10-17T17:14:32Z"/>
            </w:sdtContent>
          </w:sdt>
          <w:sdt>
            <w:sdtPr>
              <w:id w:val="212748991"/>
              <w:tag w:val="goog_rdk_112"/>
            </w:sdtPr>
            <w:sdtContent>
              <w:ins w:author="Dylan" w:id="22" w:date="2026-10-17T17:25:54Z"/>
              <w:sdt>
                <w:sdtPr>
                  <w:id w:val="-1177135523"/>
                  <w:tag w:val="goog_rdk_113"/>
                </w:sdtPr>
                <w:sdtContent>
                  <w:ins w:author="Dylan" w:id="22" w:date="2026-10-17T17:25:54Z">
                    <w:r w:rsidDel="00000000" w:rsidR="00000000" w:rsidRPr="00000000">
                      <w:rPr>
                        <w:rtl w:val="0"/>
                      </w:rPr>
                    </w:r>
                  </w:ins>
                </w:sdtContent>
              </w:sdt>
              <w:ins w:author="Dylan" w:id="22" w:date="2026-10-17T17:25:54Z"/>
            </w:sdtContent>
          </w:sdt>
        </w:p>
      </w:sdtContent>
    </w:sdt>
    <w:sdt>
      <w:sdtPr>
        <w:id w:val="-1055511633"/>
        <w:tag w:val="goog_rdk_117"/>
      </w:sdtPr>
      <w:sdtContent>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10-17T17:25:54Z"/>
              <w:color w:val="0000ff"/>
              <w:rPrChange w:author="Mary Elizabeth Hayes" w:id="21" w:date="2026-10-17T17:14:3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651718029"/>
              <w:tag w:val="goog_rdk_115"/>
            </w:sdtPr>
            <w:sdtContent>
              <w:ins w:author="Dylan" w:id="22" w:date="2026-10-17T17:25:54Z"/>
              <w:sdt>
                <w:sdtPr>
                  <w:id w:val="-2060730810"/>
                  <w:tag w:val="goog_rdk_116"/>
                </w:sdtPr>
                <w:sdtContent>
                  <w:ins w:author="Dylan" w:id="22" w:date="2026-10-17T17:25:54Z">
                    <w:r w:rsidDel="00000000" w:rsidR="00000000" w:rsidRPr="00000000">
                      <w:rPr>
                        <w:rtl w:val="0"/>
                      </w:rPr>
                    </w:r>
                  </w:ins>
                </w:sdtContent>
              </w:sdt>
              <w:ins w:author="Dylan" w:id="22" w:date="2026-10-17T17:25:54Z"/>
            </w:sdtContent>
          </w:sdt>
        </w:p>
      </w:sdtContent>
    </w:sdt>
    <w:sdt>
      <w:sdtPr>
        <w:id w:val="-1184551147"/>
        <w:tag w:val="goog_rdk_121"/>
      </w:sdtPr>
      <w:sdtContent>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21" w:date="2026-10-17T17:14:3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597994023"/>
              <w:tag w:val="goog_rdk_118"/>
            </w:sdtPr>
            <w:sdtContent>
              <w:ins w:author="Dylan" w:id="22" w:date="2026-10-17T17:25:54Z"/>
              <w:sdt>
                <w:sdtPr>
                  <w:id w:val="1712476731"/>
                  <w:tag w:val="goog_rdk_119"/>
                </w:sdtPr>
                <w:sdtContent>
                  <w:ins w:author="Dylan" w:id="22" w:date="2026-10-17T17:25:54Z">
                    <w:r w:rsidDel="00000000" w:rsidR="00000000" w:rsidRPr="00000000">
                      <w:rPr>
                        <w:color w:val="0000ff"/>
                        <w:rtl w:val="0"/>
                        <w:rPrChange w:author="Mary Elizabeth Hayes" w:id="21" w:date="2026-10-17T17:14: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This was a fun read. It’s always great to get to the excitement of a dungeon! I had honestly forgotten if the dungeon was the miniboss from before or the one where the exit door shut, so I was a bit confused going through at first. I’m interested in seeing what Violet has to answer for the levitation curse and how they intend to (or even can) overcome it. Forgive me if I’m forgetting, but are the dungeons ‘restocked’ after some time, that way their braving the paths isn’t all in vain, or if once it’s cleared, it’s cleared out? Either way, I’m curious where Paul’s going; is he actually stalking them or is it a red herring? That’s a good bit of tension!</w:t>
                    </w:r>
                  </w:ins>
                </w:sdtContent>
              </w:sdt>
              <w:ins w:author="Dylan" w:id="22" w:date="2026-10-17T17:25:54Z"/>
            </w:sdtContent>
          </w:sdt>
          <w:sdt>
            <w:sdtPr>
              <w:id w:val="1901316437"/>
              <w:tag w:val="goog_rdk_120"/>
            </w:sdtPr>
            <w:sdtContent>
              <w:r w:rsidDel="00000000" w:rsidR="00000000" w:rsidRPr="00000000">
                <w:rPr>
                  <w:rtl w:val="0"/>
                </w:rPr>
              </w:r>
            </w:sdtContent>
          </w:sdt>
        </w:p>
      </w:sdtContent>
    </w:sdt>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ylan" w:id="36" w:date="2026-10-17T17:09:3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more like 'I know you probably can't stay up' and it made me confused. Could it be reworded somehow? (Or am I the only one?)</w:t>
      </w:r>
    </w:p>
  </w:comment>
  <w:comment w:author="Nicole Scofield" w:id="45" w:date="2026-10-16T20:30:28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 ha!</w:t>
      </w:r>
    </w:p>
  </w:comment>
  <w:comment w:author="Naomi Neenan" w:id="42" w:date="2026-10-15T20:30:0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Eek! That would be awful</w:t>
      </w:r>
    </w:p>
  </w:comment>
  <w:comment w:author="Nicole Scofield" w:id="44" w:date="2026-10-16T20:30:5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Naomi Neenan" w:id="40" w:date="2026-10-15T20:25:51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for her!</w:t>
      </w:r>
    </w:p>
  </w:comment>
  <w:comment w:author="Naomi Neenan" w:id="49" w:date="2026-10-15T20:32:54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That means trouble!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10/17/2026, 4:03 PM UTC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10/17/2026, 5:21 PM UTC</w:t>
      </w:r>
    </w:p>
  </w:comment>
  <w:comment w:author="Dylan" w:id="43" w:date="2026-10-17T17:15:14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imagine the Simpsons when Carl and Lenny are switching out the 'Days Without An Accident' meme!</w:t>
      </w:r>
    </w:p>
  </w:comment>
  <w:comment w:author="Corinna Turner" w:id="15" w:date="2026-10-17T15:51:4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quite sure I've got a clear idea how he's being. Is he just supposed to be coming on to Stella too much?</w:t>
      </w:r>
    </w:p>
  </w:comment>
  <w:comment w:author="Corinna Turner" w:id="34" w:date="2026-10-17T15:57:3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repetitive.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10/17/2026, 5:06 PM UTC</w:t>
      </w:r>
    </w:p>
  </w:comment>
  <w:comment w:author="Dylan" w:id="35" w:date="2026-10-17T17:08:13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James could be more forceful? "This is why we should have cast sanctuary", and remove the mentioning of hamartia in Lucky's response.</w:t>
      </w:r>
    </w:p>
  </w:comment>
  <w:comment w:author="Corinna Turner" w:id="20" w:date="2026-10-17T15:52:55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miss something? Why wouldn't they? I thought that was why they left the last town. Has chunk syndrome struck?</w:t>
      </w:r>
    </w:p>
  </w:comment>
  <w:comment w:author="Naomi Neenan" w:id="21" w:date="2026-10-17T15:56:5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they didn’t/ couldn’t send a Titan?’</w:t>
      </w:r>
    </w:p>
  </w:comment>
  <w:comment w:author="Nicole Scofield" w:id="16" w:date="2026-10-16T20:21:51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seemed too easy or maybe that it's that I don't know where they are going or maybe something else.</w:t>
      </w:r>
    </w:p>
  </w:comment>
  <w:comment w:author="Naomi Neenan" w:id="37" w:date="2026-10-15T20:24:0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 :(</w:t>
      </w:r>
    </w:p>
  </w:comment>
  <w:comment w:author="Naomi Neenan" w:id="0" w:date="2026-10-15T20:12:42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Hooray!</w:t>
      </w:r>
    </w:p>
  </w:comment>
  <w:comment w:author="Corinna Turner" w:id="2" w:date="2026-10-17T15:48:39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trees? Or do you mean both of hers are big at once?</w:t>
      </w:r>
    </w:p>
  </w:comment>
  <w:comment w:author="Nicole Scofield" w:id="32" w:date="2026-10-16T20:25:53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"overtook"?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10/17/2026, 3:56 PM UTC</w:t>
      </w:r>
    </w:p>
  </w:comment>
  <w:comment w:author="Nicole Scofield" w:id="29" w:date="2026-10-16T20:25:0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just me, but I don't know where this is coming from.</w:t>
      </w:r>
    </w:p>
  </w:comment>
  <w:comment w:author="Mary Elizabeth Hayes" w:id="30" w:date="2026-10-17T17:03:1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Lucky knows about the special incense logs</w:t>
      </w:r>
    </w:p>
  </w:comment>
  <w:comment w:author="Corinna Turner" w:id="53" w:date="2026-10-17T16:05:1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it happen before? I forget?</w:t>
      </w:r>
    </w:p>
  </w:comment>
  <w:comment w:author="Corinna Turner" w:id="54" w:date="2026-10-17T16:06:15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just scrolled up and reread and I totally missed them crashing into the ceiling the first time. That explains a few things.</w:t>
      </w:r>
    </w:p>
  </w:comment>
  <w:comment w:author="Emily Pacold" w:id="18" w:date="2026-10-16T18:32:39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w:t>
      </w:r>
    </w:p>
  </w:comment>
  <w:comment w:author="Nicole Scofield" w:id="19" w:date="2026-10-16T20:22:06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more"</w:t>
      </w:r>
    </w:p>
  </w:comment>
  <w:comment w:author="Emily Pacold" w:id="22" w:date="2026-10-16T18:33:42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"was"? "was just the wrong size"</w:t>
      </w:r>
    </w:p>
  </w:comment>
  <w:comment w:author="Nicole Scofield" w:id="23" w:date="2026-10-16T20:22:51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w:t>
      </w:r>
    </w:p>
  </w:comment>
  <w:comment w:author="Emily Pacold" w:id="24" w:date="2026-10-16T18:34:0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w:t>
      </w:r>
    </w:p>
  </w:comment>
  <w:comment w:author="Corinna Turner" w:id="41" w:date="2026-10-17T16:00:2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this originally what the guards were holding the miners captive. Do you mean 'guarding' the luckless miners?</w:t>
      </w:r>
    </w:p>
  </w:comment>
  <w:comment w:author="Nicole Scofield" w:id="7" w:date="2026-10-16T20:19:0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w:t>
      </w:r>
    </w:p>
  </w:comment>
  <w:comment w:author="Mary Elizabeth Hayes" w:id="8" w:date="2026-10-17T16:57:42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"looked"</w:t>
      </w:r>
    </w:p>
  </w:comment>
  <w:comment w:author="Nicole Scofield" w:id="46" w:date="2026-10-16T20:31:4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conveys to me the opposite of what I think you mean.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10/17/2026, 5:19 PM UTC</w:t>
      </w:r>
    </w:p>
  </w:comment>
  <w:comment w:author="Corinna Turner" w:id="47" w:date="2026-10-17T16:02:4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really sure what it means or is meant to mean.</w:t>
      </w:r>
    </w:p>
  </w:comment>
  <w:comment w:author="Nicole Scofield" w:id="9" w:date="2026-10-16T20:20: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talking to James?  This bit of dialogue seems a bit disconnected from the story progression, so I'm not sure.</w:t>
      </w:r>
    </w:p>
  </w:comment>
  <w:comment w:author="Nicole Scofield" w:id="55" w:date="2026-10-16T20:33:52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unfortunately?  I'm not following.</w:t>
      </w:r>
    </w:p>
  </w:comment>
  <w:comment w:author="Corinna Turner" w:id="50" w:date="2026-10-17T16:04:29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'Let's be careful' aimed at him? But what else could he do that spear the scorpion? This bit confuses me.</w:t>
      </w:r>
    </w:p>
  </w:comment>
  <w:comment w:author="Dylan" w:id="51" w:date="2026-10-17T17:23:29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also kinda confused why James felt attacked. My assumption was that it was for Lucky relying on the benefactors (or at least getting very lucky in doing so).</w:t>
      </w:r>
    </w:p>
  </w:comment>
  <w:comment w:author="Dylan" w:id="48" w:date="2026-10-17T17:20:29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An ettin? I genuinely don't know.</w:t>
      </w:r>
    </w:p>
  </w:comment>
  <w:comment w:author="Nicole Scofield" w:id="56" w:date="2026-10-16T20:34:22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back down?</w:t>
      </w:r>
    </w:p>
  </w:comment>
  <w:comment w:author="Emily Pacold" w:id="28" w:date="2026-10-16T18:39:23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good SO should, haha</w:t>
      </w:r>
    </w:p>
  </w:comment>
  <w:comment w:author="Mary Elizabeth Hayes" w:id="13" w:date="2026-10-17T16:58:4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metal</w:t>
      </w:r>
    </w:p>
  </w:comment>
  <w:comment w:author="Emily Pacold" w:id="33" w:date="2026-10-16T18:46:5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Stella!</w:t>
      </w:r>
    </w:p>
  </w:comment>
  <w:comment w:author="Emily Pacold" w:id="1" w:date="2026-10-16T18:20:56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wondering about that. They just said "tell no one", but the captain knows, and for some reason gave it to them. Will he come up later?</w:t>
      </w:r>
    </w:p>
  </w:comment>
  <w:comment w:author="Naomi Neenan" w:id="52" w:date="2026-10-15T20:34:47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such a random thing to happen in a dungeon. I love it!</w:t>
      </w:r>
    </w:p>
  </w:comment>
  <w:comment w:author="Naomi Neenan" w:id="17" w:date="2026-10-15T20:16:5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I love this description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10/17/2026, 3:52 PM UTC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Elizabeth Hayes reacted with 👆 at 10/17/2026, 4:59 PM UTC</w:t>
      </w:r>
    </w:p>
  </w:comment>
  <w:comment w:author="Emily Pacold" w:id="3" w:date="2026-10-16T18:24:49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reason this reads to me like "they needed to go off and search for humans to conduct a celebration". Maybe could be re-phrased "and the inevitable need humans had to celebrate a victory"? Could just be me reading it strangely, though.</w:t>
      </w:r>
    </w:p>
  </w:comment>
  <w:comment w:author="Nicole Scofield" w:id="4" w:date="2026-10-16T20:18:2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read it that way, but I like that rewording better anyway.</w:t>
      </w:r>
    </w:p>
  </w:comment>
  <w:comment w:author="Naomi Neenan" w:id="11" w:date="2026-10-15T20:15:56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mesa! Pretty!</w:t>
      </w:r>
    </w:p>
  </w:comment>
  <w:comment w:author="Nicole Scofield" w:id="12" w:date="2026-10-16T20:20:20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quite far from being a spire!</w:t>
      </w:r>
    </w:p>
  </w:comment>
  <w:comment w:author="Nicole Scofield" w:id="39" w:date="2026-10-16T20:27:49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bunch of dungeons?</w:t>
      </w:r>
    </w:p>
  </w:comment>
  <w:comment w:author="Naomi Neenan" w:id="38" w:date="2026-10-15T20:24:3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had an awful headache?' 'James' head ached awfully?'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Scofield reacted with 👆 at 10/16/2026, 8:26 PM UTC</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10/17/2026, 5:09 PM UTC</w:t>
      </w:r>
    </w:p>
  </w:comment>
  <w:comment w:author="Emily Pacold" w:id="5" w:date="2026-10-16T18:25:29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 :-(</w:t>
      </w:r>
    </w:p>
  </w:comment>
  <w:comment w:author="Naomi Neenan" w:id="14" w:date="2026-10-15T20:16:28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Perfects'?</w:t>
      </w:r>
    </w:p>
  </w:comment>
  <w:comment w:author="Corinna Turner" w:id="25" w:date="2026-10-17T15:54:5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they say they were going into a dungeon? Is that where they go to get the stuff to enchant? I didn't realise there were dungeons on this level.</w:t>
      </w:r>
    </w:p>
  </w:comment>
  <w:comment w:author="Emily Pacold" w:id="6" w:date="2026-10-16T18:27:39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"that" do you mean "the losses", giving the party space to ride?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Scofield reacted with 👆 at 10/16/2026, 8:18 PM UTC</w:t>
      </w:r>
    </w:p>
  </w:comment>
  <w:comment w:author="Naomi Neenan" w:id="31" w:date="2026-10-15T20:20:35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Regrouped?</w:t>
      </w:r>
    </w:p>
  </w:comment>
  <w:comment w:author="Emily Pacold" w:id="10" w:date="2026-10-16T18:30:18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"dug"? ("shafts dug into 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10/17/2026, 3:50 PM UTC</w:t>
      </w:r>
    </w:p>
  </w:comment>
  <w:comment w:author="Naomi Neenan" w:id="26" w:date="2026-10-15T20:18:58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w:t>
      </w:r>
    </w:p>
  </w:comment>
  <w:comment w:author="Nicole Scofield" w:id="27" w:date="2026-10-16T20:24:1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7" w15:done="0"/>
  <w15:commentEx w15:paraId="00000108" w15:done="0"/>
  <w15:commentEx w15:paraId="00000109" w15:done="0"/>
  <w15:commentEx w15:paraId="0000010A" w15:done="0"/>
  <w15:commentEx w15:paraId="0000010B" w15:done="0"/>
  <w15:commentEx w15:paraId="0000010F" w15:done="0"/>
  <w15:commentEx w15:paraId="00000110" w15:done="0"/>
  <w15:commentEx w15:paraId="00000111" w15:done="0"/>
  <w15:commentEx w15:paraId="00000114" w15:done="0"/>
  <w15:commentEx w15:paraId="00000115" w15:paraIdParent="00000114" w15:done="0"/>
  <w15:commentEx w15:paraId="00000116" w15:done="0"/>
  <w15:commentEx w15:paraId="00000117" w15:paraIdParent="00000116" w15:done="0"/>
  <w15:commentEx w15:paraId="00000118" w15:done="0"/>
  <w15:commentEx w15:paraId="00000119" w15:done="0"/>
  <w15:commentEx w15:paraId="0000011A" w15:done="0"/>
  <w15:commentEx w15:paraId="0000011B" w15:done="0"/>
  <w15:commentEx w15:paraId="0000011E" w15:done="0"/>
  <w15:commentEx w15:paraId="0000011F" w15:done="0"/>
  <w15:commentEx w15:paraId="00000120" w15:paraIdParent="0000011F" w15:done="0"/>
  <w15:commentEx w15:paraId="00000121" w15:done="0"/>
  <w15:commentEx w15:paraId="00000122" w15:paraIdParent="00000121" w15:done="0"/>
  <w15:commentEx w15:paraId="00000123" w15:done="0"/>
  <w15:commentEx w15:paraId="00000124" w15:paraIdParent="00000123" w15:done="0"/>
  <w15:commentEx w15:paraId="00000125" w15:done="0"/>
  <w15:commentEx w15:paraId="00000126" w15:paraIdParent="00000125" w15:done="0"/>
  <w15:commentEx w15:paraId="00000127" w15:done="0"/>
  <w15:commentEx w15:paraId="00000128" w15:done="0"/>
  <w15:commentEx w15:paraId="00000129" w15:done="0"/>
  <w15:commentEx w15:paraId="0000012A" w15:paraIdParent="00000129" w15:done="0"/>
  <w15:commentEx w15:paraId="0000012D" w15:done="0"/>
  <w15:commentEx w15:paraId="0000012E" w15:paraIdParent="0000012D" w15:done="0"/>
  <w15:commentEx w15:paraId="0000012F" w15:done="0"/>
  <w15:commentEx w15:paraId="00000130" w15:done="0"/>
  <w15:commentEx w15:paraId="00000131" w15:done="0"/>
  <w15:commentEx w15:paraId="00000132" w15:paraIdParent="00000131" w15:done="0"/>
  <w15:commentEx w15:paraId="00000133" w15:done="0"/>
  <w15:commentEx w15:paraId="00000134" w15:done="0"/>
  <w15:commentEx w15:paraId="00000135" w15:done="0"/>
  <w15:commentEx w15:paraId="00000136" w15:done="0"/>
  <w15:commentEx w15:paraId="00000137" w15:done="0"/>
  <w15:commentEx w15:paraId="00000138" w15:done="0"/>
  <w15:commentEx w15:paraId="00000139" w15:done="0"/>
  <w15:commentEx w15:paraId="0000013D" w15:done="0"/>
  <w15:commentEx w15:paraId="0000013E" w15:done="0"/>
  <w15:commentEx w15:paraId="0000013F" w15:paraIdParent="0000013E" w15:done="0"/>
  <w15:commentEx w15:paraId="00000140" w15:done="0"/>
  <w15:commentEx w15:paraId="00000141" w15:paraIdParent="00000140" w15:done="0"/>
  <w15:commentEx w15:paraId="00000142" w15:done="0"/>
  <w15:commentEx w15:paraId="00000146" w15:done="0"/>
  <w15:commentEx w15:paraId="00000147" w15:done="0"/>
  <w15:commentEx w15:paraId="00000148" w15:done="0"/>
  <w15:commentEx w15:paraId="00000149" w15:done="0"/>
  <w15:commentEx w15:paraId="0000014C" w15:done="0"/>
  <w15:commentEx w15:paraId="0000014D" w15:done="0"/>
  <w15:commentEx w15:paraId="00000150" w15:done="0"/>
  <w15:commentEx w15:paraId="00000151" w15:done="0"/>
  <w15:commentEx w15:paraId="00000152" w15:paraIdParent="000001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RHIooN+FKlwea0KZuNO7gRSVA==">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2026-10-15T19:53:30Z</dcterms:created>
</cp:coreProperties>
</file>

<file path=docProps/custom.xml><?xml version="1.0" encoding="utf-8"?>
<Properties xmlns="http://schemas.openxmlformats.org/officeDocument/2006/custom-properties" xmlns:vt="http://schemas.openxmlformats.org/officeDocument/2006/docPropsVTypes"/>
</file>