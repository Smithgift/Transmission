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when I’ll get back to AWoGaF, and I realize I left at an awkward time, but it is what it is. Until then, here’s a different project.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a bunch of ideas for it but not much written. I don’t have a blurb. I don’t even have a name yet.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LitRPG, but beyond that, I don’t know. Discovery!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you should know:</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Our hero, an ordinary Worker Transmitted to another world.</w:t>
        <w:br w:type="textWrapping"/>
        <w:t xml:space="preserve">Stella Cobol: James’s forbidden Thinker girlfriend who, last he heard, was also going to be transmitted.</w:t>
        <w:br w:type="textWrapping"/>
        <w:t xml:space="preserve">Tim Ruby: A happy Holdsman in the Blue Sunrise Hold.</w:t>
        <w:br w:type="textWrapping"/>
        <w:t xml:space="preserve">Ralph ML: A big Worker man who leads the party of Wayfarers that James just joined.</w:t>
        <w:br w:type="textWrapping"/>
        <w:t xml:space="preserve">Violet Haskel: A thoughtful Thinker woman in Ralph’s party.</w:t>
        <w:br w:type="textWrapping"/>
        <w:t xml:space="preserve">Fred Python: A tall Worker with Ralph’s party.</w:t>
        <w:br w:type="textWrapping"/>
        <w:t xml:space="preserve">Lucky (Athena Perl): A Perfect who has been Transmitted, secretly posing as an Unwanted so horrible things don’t happen to her. She knows a lot about the Tower of Worlds.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so far: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James is tried for the grievous sin of slapping a Perfect in the face, after the Perfect had attempted to take Stella. He is sentenced to Transmission.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world is enormous, filled with millions of people. The two agree to meet up in the second world, so they can find each other.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James heads to the Transmission center, where, strangely, the doctor rubs a very expensive nanobiotic healing solution on his arm. He attempts to escape, but they successfully Transmit him.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 James is Transmitted to a mysterious cave, where he discovers the world comes with no tutorial, and the interface is in a language he doesn’t recognize. A terrifying giant enemy crab appears and kills him immediately.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7: James wakes up to find he had died again, and lost everything. James is found by Drake and his party, who take him to the Dragon Trog Tribe. James learns he is a “newt”, or Newly Transmitted, and this world is known as the Underneath.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learns that what he wrongly believed to be an experience meter is actually a wound meter.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scrolls are one-use magic spells, but Boris tells him this the scroll is merely “reduce hunger,” a common scroll that’s more or less just an easy-to-carry meal. He still gets credit for it, and keeps his cool new sword.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Boris gives James some extra-sweet gear, since if the Tribe doesn’t make it, it’s wasted, and if they do make it, the next world’s machines can produce higher-quality items for cheaper.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15: Only James and Wanda, another Trog, escape. They loot the camp for whatever they can find and, for lack of anything else, head back to the Blue Sunrise Hold. But on the way, a group of trolls attacks and kills Wanda, leaving James alone.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16: James is picked up by a patrol of the Blue Sunrise Hold. The Hold agrees to let him stay as long as he behaves, including selling his items to him. He decides to keep some in his inventory or under his bed as needed.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19: James ends up raging at the Hold over the theft and stirs up enough trouble until he gets thrown in the jail. The Healer in charge of the Hold demands he either decide to become an ordinary, obedient citizen, or leave the Hold… within a week!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21: James’s new party heads over to the hold’s armory surplus, where the quartermaster is incredibly happy to see Lucky of all people. After causally paying them an large sum of materials, the party gets James equipped with high-end gear and weaponry.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22: The party searches the lower tunnels in search of rooms. Lucky, in turns out, is insanely lucky, and any jar of treasure she opens will have insane loot in it. It also seems Lucky and Ralph can interpret the mysterious symbols on room doors. Lucky, however, tends to wander off in the middle of the ‘night’, and Ralph speculates something traumatic must have happened to her.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23: The party agrees to assault a Labyrinth. On arrival, they find the Lion Trog Tribe planning to assault, themselves. As whoever wins will close the Labyrinth permanently, Fred argues they should join the Lions. Lucky argues that the day is unlucky, and waiting one more day would be better. Eventually the party sides with Lucky.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24: They wait a day. The worldclimbers of the party tell James about the War of Indenture on the Surface: a perpetual struggle between slave-holding cities and free cities, both of which need large numbers of agricultural workers to keep themselves fed. Meanwhile, the Lions try but are destroyed. James rages, then feels guilt for not telling them.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25: The party assaults the Labyrinth on Lucky’s perfect day, and find the monsters much less numerous. On attacking the Guardian, however, monsters spill from behind while the spawners activate, and in the chaos Fred is badly injured. Lucky spams fire spears at the end and the Guardian flashes into light.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26: They’ve killed the Guardian, and worldclimbed! But Fred is too badly injured to continue, and after seeing the Surface for himself, throws away his Phoenix Sword and dies. Tension begins building in the party.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27: The tension grows, and suddenly they start arguging with Lucky. Why didn’t her luck help Fred? And where did she get all of those fire spear scrolls? Things snap when the rest of the party cuts down what (in her opinion) is the wrong tree, and after the argument grows she ends up revealing her hair—she’s a Perfect!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28: Lucky is actually Athena Perl, a Perfect who was Transmitted after falling in love with an Unwanted named Joshua. She has a bonnet because otherwise she’s been horribly mistreated and abused by the rest of the Transmitted. She knows things about the Tower of Worlds (as she calls it) and that the screen of two trees represents what this mysterious culture considered good and evil. The white tree,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better drops, and thus gave Lucky “luck.” The black tree spawns monsters, and they have to burn the right kind of logs to prevent them from spawning. The party accepts her, and tension dissipates… sort of.</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29: Lucky explains the strange magic system of the Tower of Worlds: to cast a spell requires the chants found on the scrolls, magical capacity given by the “Magic” (Crane) stat, and magical color. This color shines from the stars at certain intervals, and can be also radiated by some items and monsters, as well as temporarily by burning a scroll. Their discussion is interrupted by coming across an allegedly friendly patrol.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30: Though trickery, they ambush and kill the patrol, which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RETCON ALERT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everyone but James knew were Slavers all along. They head their way, only to be attacked by monsters during the night—it turns out their actions have jacked up their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high that now they’re in constant danger of monsters spawning, even with Lucky’s special logs.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31: They arrive at a town, where Ralph talks to a guard about an old battle they both fought in (and Ralph died in.) They file for ID cards that will make them welcome in most of the Free cities, and then discuss their next moves. A barmaid tells them that Northwood City has a system for reuniting separated people and everyone, except strangely for Lucky, is psyched about going there.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32: On the trip, Lucky tells the others about the true namse of the stats, named after animals considered paragons: Lion, Gorilla, Crane, Speed, and Ambush, though Lucky is uncertian about the specific animals in the last two. Lucky mentions the Perfects aren’t certain despite testing it, and it wasn’t in the manual, but then immediately ends the discussion.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33: They arrive at Northwood City, and discuss what to do. The rest party wants to keep looking for jobs to pay for much better gear, but James wants to look for Stella. While musing about his next steps, he shows up at a factory’s open house and sees the many machines there, following rules which do not exist on Earth. Passing by the workshop, James spots Stella herself.</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34: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Stella! They go home to Stella’s apartment, where she reveals she is saving money for a future house for them to live together in. James proposes, and they head to say goodbye to the rest of his party. But Lucky takes them both aside immediately and warns them that they are in grave danger.</w:t>
      </w:r>
    </w:p>
    <w:bookmarkStart w:colFirst="0" w:colLast="0" w:name="99wk3mjls1wk" w:id="0"/>
    <w:bookmarkEnd w:id="0"/>
    <w:p w:rsidR="00000000" w:rsidDel="00000000" w:rsidP="00000000" w:rsidRDefault="00000000" w:rsidRPr="00000000" w14:paraId="0000002D">
      <w:pPr>
        <w:pStyle w:val="Heading2"/>
        <w:rPr/>
      </w:pPr>
      <w:r w:rsidDel="00000000" w:rsidR="00000000" w:rsidRPr="00000000">
        <w:rPr>
          <w:rtl w:val="0"/>
        </w:rPr>
        <w:t xml:space="preserve">Danger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James asked.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can’t explain here,” Lucky said. “But we need to leave this city before nightfall.”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Wouldn’t we be safer behind the walls?” Violet asked.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unless you want everyone inside the walls to die, too!”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Stella asked in confusion. “Who are you?”</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knows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Violet said. “We can’t tell you why.”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tell you why when we’re out of here,” </w:t>
      </w:r>
      <w:commentRangeStart w:id="0"/>
      <w:commentRangeStart w:id="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w:t>
      </w:r>
      <w:commentRangeEnd w:id="0"/>
      <w:r w:rsidDel="00000000" w:rsidR="00000000" w:rsidRPr="00000000">
        <w:commentReference w:id="0"/>
      </w:r>
      <w:commentRangeEnd w:id="1"/>
      <w:r w:rsidDel="00000000" w:rsidR="00000000" w:rsidRPr="00000000">
        <w:commentReference w:id="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said. “But we need to leave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looked around. </w:t>
      </w:r>
      <w:commentRangeStart w:id="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passerbies peacefully walked the streets and chatted with each other, and from the inside of the tavern laughter roared and dishware clattered. Nothing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seemed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off </w:t>
      </w:r>
      <w:commentRangeStart w:id="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the terror on Lucky’s face. And that terror was real.</w:t>
      </w:r>
      <w:commentRangeEnd w:id="3"/>
      <w:r w:rsidDel="00000000" w:rsidR="00000000" w:rsidRPr="00000000">
        <w:commentReference w:id="3"/>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stuff I need to pack,” Stella said.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can’t pack it up tonight, leave it,” Lucky said without hesitation.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“Will it be dangerous if we split up?” James asked. “Then we can get more stuff done—”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“Ironically, no,” Lucky interrupted. “But meet at the west gate. We need to be in the forest while there’s still light enough to see.”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get moving,” Violet announced. “Ralph and I can get food, and you two can pack. Lucky—”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with you and Ralph,” Lucky said. “It’ll be a bit safer.”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took Stella’s hand as they ran back towards her apartment. “James,” Stella said. “Do you trust these people?”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thought of it only for a moment. “With my life.”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“OK,” she said, and </w:t>
      </w:r>
      <w:commentRangeStart w:id="4"/>
      <w:commentRangeStart w:id="5"/>
      <w:commentRangeStart w:id="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unspoken agreement they ran faster.</w:t>
      </w:r>
    </w:p>
    <w:p w:rsidR="00000000" w:rsidDel="00000000" w:rsidP="00000000" w:rsidRDefault="00000000" w:rsidRPr="00000000" w14:paraId="0000003F">
      <w:pPr>
        <w:rPr/>
      </w:pPr>
      <w:r w:rsidDel="00000000" w:rsidR="00000000" w:rsidRPr="00000000">
        <w:rPr/>
        <mc:AlternateContent>
          <mc:Choice Requires="wpg">
            <w:drawing>
              <wp:inline distB="0" distT="0" distL="0" distR="0">
                <wp:extent cx="5953125" cy="28575"/>
                <wp:effectExtent b="0" l="0" r="0" t="0"/>
                <wp:docPr id="2" name=""/>
                <a:graphic>
                  <a:graphicData uri="http://schemas.microsoft.com/office/word/2010/wordprocessingShape">
                    <wps:wsp>
                      <wps:cNvSpPr/>
                      <wps:cNvPr id="3" name="Shape 3"/>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could see Stella had settled in, buying nicknacks and decorations and things that were not for mere survival. But Stella ignored them as she dug under her bed for a large box. She pulled out quality gear, but gear clearly made in the Underneath. “I thought I’d never have to adventure again,” she said.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know where the rest of your Tribe is?” James asked.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left without me. I was OK with it. I told them I was waiting for you. And then this happens—whatever it is! Do you have any idea?” Stella strapped her sword to her hip.</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James said. “But Lucky’s almost never wrong.”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“‘Almost never?’”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“Close enough to never </w:t>
      </w:r>
      <w:del w:author="Naomi Neenan" w:id="0" w:date="2026-07-23T17:03:34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to </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we know she isn’t joking when she says </w:t>
      </w:r>
      <w:commentRangeStart w:id="7"/>
      <w:commentRangeStart w:id="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our life</w:t>
      </w:r>
      <w:commentRangeEnd w:id="7"/>
      <w:r w:rsidDel="00000000" w:rsidR="00000000" w:rsidRPr="00000000">
        <w:commentReference w:id="7"/>
      </w:r>
      <w:commentRangeEnd w:id="8"/>
      <w:r w:rsidDel="00000000" w:rsidR="00000000" w:rsidRPr="00000000">
        <w:commentReference w:id="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in danger.”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looked at him with determination. “Then we’ll make it through. We’re in this together.”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are,” James said, and kissed her on the cheek.</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hurried out. “I just thought we had </w:t>
      </w:r>
      <w:commentRangeStart w:id="9"/>
      <w:commentRangeStart w:id="1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found happiness</w:t>
      </w:r>
      <w:commentRangeEnd w:id="9"/>
      <w:r w:rsidDel="00000000" w:rsidR="00000000" w:rsidRPr="00000000">
        <w:commentReference w:id="9"/>
      </w:r>
      <w:commentRangeEnd w:id="10"/>
      <w:r w:rsidDel="00000000" w:rsidR="00000000" w:rsidRPr="00000000">
        <w:commentReference w:id="1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Stella said, her voice wavering towards tears.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I thought so, too.”</w:t>
      </w:r>
    </w:p>
    <w:p w:rsidR="00000000" w:rsidDel="00000000" w:rsidP="00000000" w:rsidRDefault="00000000" w:rsidRPr="00000000" w14:paraId="0000004A">
      <w:pPr>
        <w:rPr/>
      </w:pPr>
      <w:r w:rsidDel="00000000" w:rsidR="00000000" w:rsidRPr="00000000">
        <w:rPr/>
        <mc:AlternateContent>
          <mc:Choice Requires="wpg">
            <w:drawing>
              <wp:inline distB="0" distT="0" distL="0" distR="0">
                <wp:extent cx="5953125" cy="28575"/>
                <wp:effectExtent b="0" l="0" r="0" t="0"/>
                <wp:docPr id="1" name=""/>
                <a:graphic>
                  <a:graphicData uri="http://schemas.microsoft.com/office/word/2010/wordprocessingShape">
                    <wps:wsp>
                      <wps:cNvSpPr/>
                      <wps:cNvPr id="2" name="Shape 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bank had a full line of ordinary customers going about their ordinary days, all waiting for the one teller at </w:t>
      </w:r>
      <w:ins w:author="Naomi Neenan" w:id="1" w:date="2026-07-23T17:04:4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only open window. Furniture luxurious for the Tower of Worlds awaited any who needed a calming moment or to peruse the financial statements on the various desks. Windows showed equally ordinary people coming and going outside on their daily errands.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again James felt dislocation: nothing seemed even slightly amiss, but Lucky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be right. But what? Was this why she wasn’t so excited about searching for Stella?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and Stella got in</w:t>
      </w:r>
      <w:commentRangeStart w:id="1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11"/>
      <w:r w:rsidDel="00000000" w:rsidR="00000000" w:rsidRPr="00000000">
        <w:commentReference w:id="1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end. “I have a lot saved up,” Stella said. “We can at least buy some better gear. Or maybe some salves.”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the line slowly ground forward, as one customer bickered with the teller, then another, then the next. James felt antsy, as if he should shout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You’re all in danger, right 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what could he prove, beyond that an Unwanted they didn’t know was a Perfect was warning them?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waited, but the next customer was at the verge of shouting at the teller before an armed guard tapped </w:t>
      </w:r>
      <w:del w:author="Corinna Turner" w:id="2" w:date="2026-07-24T07:13:42Z">
        <w:commentRangeStart w:id="1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on him </w:delText>
        </w:r>
      </w:del>
      <w:commentRangeEnd w:id="12"/>
      <w:r w:rsidDel="00000000" w:rsidR="00000000" w:rsidRPr="00000000">
        <w:commentReference w:id="1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his shoulder. The customer stomped away with a look of loathing at the teller. “James,” Stella said with worry. “It seems that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everyone’s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angry.”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looked around. No one seemed panicked coming up, so it didn’t feel like a bank run. But why did they leave so angry?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their turn finally came, James soon found out. The teller, an old Worker woman, glared at them as if the two were personally responsible for ruining her day. “What do you want?” she practically spat.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want to withdraw my money,” Stella said, baffled.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“Fine. Let me get your account. What’s your name?”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Cobol.”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teller looked in a filing cabinet, breathing threats and imprecations that were not quite inaudible. “What’s the name again?”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Cobol.”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Cobol!” Stella practically yelled.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“Fine,” the teller muttered, and looking through the cabinet, finally pulled out a thick folder. She shuffled back to the desk. “How much do you want to withdraw</w:t>
      </w:r>
      <w:del w:author="Mary Elizabeth Hayes" w:id="3" w:date="2026-07-25T16:59:27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al</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looked at James, who didn’t know what to reply. Stella turned back. “All of it.”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All of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teller said.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all of it, please,” Stella said.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leaving this area.”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“Oh, so you think you two are going to succeed worldclimbing where no one else has—”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“Excuse me,” James interrupted, restraining his anger. “This is Stella’s money—”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“Stop talking when someone else is talking!” the teller yelled. “No one respects their eld—you nurcking Unwanted! That’s not where the line starts!”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had slipped down the line to them. “James, we need to get going within the next half an hour—”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 OUT!” The teller barked at Lucky. Lucky hurried away. “Where was I? You want to withdraw all your money? You realize that you’re at risk for…”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Stella said. “Just let us withdraw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much is ‘some?’”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that point, James lost his temper. “What the nurck are you doing? This is worse customer service</w:t>
      </w:r>
      <w:commentRangeStart w:id="13"/>
      <w:commentRangeStart w:id="1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than I got from an ATM.”</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apparently also was the last straw for the woman. “OUT!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OUUT!!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NEVER COME BACK!” she practically screamed, and the two hurried out.</w:t>
      </w:r>
    </w:p>
    <w:p w:rsidR="00000000" w:rsidDel="00000000" w:rsidP="00000000" w:rsidRDefault="00000000" w:rsidRPr="00000000" w14:paraId="00000068">
      <w:pPr>
        <w:rPr/>
      </w:pPr>
      <w:r w:rsidDel="00000000" w:rsidR="00000000" w:rsidRPr="00000000">
        <w:rPr/>
        <mc:AlternateContent>
          <mc:Choice Requires="wpg">
            <w:drawing>
              <wp:inline distB="0" distT="0" distL="0" distR="0">
                <wp:extent cx="5953125" cy="28575"/>
                <wp:effectExtent b="0" l="0" r="0" t="0"/>
                <wp:docPr id="4" name=""/>
                <a:graphic>
                  <a:graphicData uri="http://schemas.microsoft.com/office/word/2010/wordprocessingShape">
                    <wps:wsp>
                      <wps:cNvSpPr/>
                      <wps:cNvPr id="5" name="Shape 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was waiting, even more concerned. “We don’t have any time left. This way—”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I need to—” Stella started.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need to get out before it’s too late!”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followed with a frown on her face. If it hadn’t been for that teller’s cruel attitude, James realized, they could be far more equipped. But Lucky broke into </w:t>
      </w:r>
      <w:commentRangeStart w:id="15"/>
      <w:commentRangeStart w:id="1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running</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two followed her. In the street intersections, torch-bearing men and women with official clothing were lighting the fireplaces.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they reached the west gate, they saw an ongoing argument between the guards and Ralph. “People come and go all the time,” Ralph was saying patiently.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at nightfall you don’t,” a guard said.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there must be some misunderstanding,” Stella said. “We just want to leave.”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 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guard said.</w:t>
      </w:r>
      <w:ins w:author="Corinna Turner" w:id="4" w:date="2026-07-24T07:16:13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awfully suspicious, isn’t it?”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part of our religion,” James said calmly.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guards looked at him with a strange expression, as well as Stella and Lucky with an even stranger expression.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started to speak, but James continued, in a confident tone. “We can’t talk about it to outsiders, but there are certain rituals we can only do at nightfall in a forest. Secret sect, can’t talk about the details of course.”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things that just can’t be explained to outsiders who don’t follow the way,” Lucky said, adding a slight emphasis to the last words.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guards conferred. “I mean… we do have rules on respecting religious liberty,” the skeptical guard admitted.</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it’s the group I’m thinking of, they’re totally harmless,” a guard said. “Most of the time, at any rate.”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“Well, if you finish with your ritual before nightfall, you can come back in,” the skeptical guard said. “Other than that, you’re on your own.” The guards hurried them out.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“Best of luck with it!” the less skeptical guard called from behind.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 they went as the sun drooped lower and lower. “I… I wish you hadn’t lied,” Stella said.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a bunch of secret cults out there,” Lucky said. “Maybe that guard was in one of them.”</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walked on. Stella shook her head, as if deciding not to argue it further.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going to be OK,” James said, wrapping his arm around Stella.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they ran into the forest, Stella whispered in his ear. “James, there better be a really good reason for this,” Stella said.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“Lucky’s never wrong about the Tower of Worlds,” James said.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what?”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trust me, she knows.”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“OK,” Stella said, and hurried along.</w:t>
      </w:r>
    </w:p>
    <w:bookmarkStart w:colFirst="0" w:colLast="0" w:name="s23s6vswv0zf" w:id="1"/>
    <w:bookmarkEnd w:id="1"/>
    <w:p w:rsidR="00000000" w:rsidDel="00000000" w:rsidP="00000000" w:rsidRDefault="00000000" w:rsidRPr="00000000" w14:paraId="00000082">
      <w:pPr>
        <w:pStyle w:val="Heading2"/>
        <w:rPr/>
      </w:pPr>
      <w:r w:rsidDel="00000000" w:rsidR="00000000" w:rsidRPr="00000000">
        <w:rPr>
          <w:rtl w:val="0"/>
        </w:rPr>
        <w:t xml:space="preserve">The Oru</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only stopped when Lucky found one of her special trees. The stars shone over their campfire by the time it was burning, and James found himself truly uncomfortable.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fire burned bright, Lucky took out a scroll and threw it inside. The flames blazed blue for a moment.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Oru Aru Ali Paru Paru Pari.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she chanted.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better have an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extremely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good reason for this, Lucky,” Ralph said.</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 Lucky said, unmoved. “But it’s going to take some explanation.”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have time,” Ralph said.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said Stella was in danger,” James said.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I said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both of you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in grave danger, and if you will let me start my story I can get to it.”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sorry,” Stella said. “I know James trusts you, but I don’t really know who you are.”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pulled off her bonnet. “Call me Lucky. But my real name is Athena Perl.”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see,” Stella said, </w:t>
      </w:r>
      <w:commentRangeStart w:id="17"/>
      <w:commentRangeStart w:id="1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stunned</w:t>
      </w:r>
      <w:commentRangeEnd w:id="17"/>
      <w:r w:rsidDel="00000000" w:rsidR="00000000" w:rsidRPr="00000000">
        <w:commentReference w:id="17"/>
      </w:r>
      <w:commentRangeEnd w:id="18"/>
      <w:r w:rsidDel="00000000" w:rsidR="00000000" w:rsidRPr="00000000">
        <w:commentReference w:id="1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err…”</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all had that reaction, believe me,” Ralph said.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danger,” James insisted.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let her talk,” Violet suggested.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campfire watched Lucky without a word.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 you ever wondered what ‘Transmission’ means?” Lucky asked. “Where even the Tower of Worlds is? Why everything about this place is so strange?”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said it was made by a culture you didn’t understand,” James said.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not from this planet, is</w:t>
      </w:r>
      <w:del w:author="Mary Elizabeth Hayes" w:id="5" w:date="2026-07-25T17:02:15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n’t</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Violet asked.</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mean ‘Earth’ that’s correct. We are on what we believe to be an artificial world designed to simulate the homeworld of the Oru.”</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Oru?” Stella asked. “What—what were they like?”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were human enough,” Lucky said. “</w:t>
      </w:r>
      <w:commentRangeStart w:id="19"/>
      <w:commentRangeStart w:id="2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 enough that we’d probably be interfertile, if there were any of them left.</w:t>
      </w:r>
      <w:commentRangeEnd w:id="19"/>
      <w:r w:rsidDel="00000000" w:rsidR="00000000" w:rsidRPr="00000000">
        <w:commentReference w:id="19"/>
      </w:r>
      <w:commentRangeEnd w:id="20"/>
      <w:r w:rsidDel="00000000" w:rsidR="00000000" w:rsidRPr="00000000">
        <w:commentReference w:id="2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it is, the Perfects successfully transplanted </w:t>
      </w:r>
      <w:commentRangeStart w:id="2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genes of their castes into our DNA</w:t>
      </w:r>
      <w:commentRangeEnd w:id="21"/>
      <w:r w:rsidDel="00000000" w:rsidR="00000000" w:rsidRPr="00000000">
        <w:commentReference w:id="2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She looked at their reactions with some amusement. “Did you ever wonder why the Scale cares so much about hair color? Once upon a time blond was considered the color of stupid women. But what we would call the Thinker class of the Oru all were blond.”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about the Unwanted?” Stella asked, her voice filled with worry.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have a mixture of genes that didn’t produce the caste markers that the Oru used. That is, by the way, why the Supreme Council so insists upon the Scale.”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w:t>
      </w:r>
      <w:commentRangeStart w:id="2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w:t>
      </w:r>
      <w:commentRangeEnd w:id="22"/>
      <w:r w:rsidDel="00000000" w:rsidR="00000000" w:rsidRPr="00000000">
        <w:commentReference w:id="2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 kind of world they created?” Ralph asked.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We’re not sure how, let alone why.”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it virtual?” James asked.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far as we could tell, no. But we’re not sure where exactly it is. We only picked up the Tower of Worlds’ carrier wave when we found debris from one of the Oru satellites near their homeworld.”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“You’re telling me the Perfects have interstellar travel?” Ralph said, shaking his head. “Unbelievable. But we’re here.”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have all of two ships left, and one is in deteriorating condition. But the other of those ships had been traveling pre-Collapse, came across the Oru satellite debris, and returned it to Earth.”</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 if they found the Oru homeworld, surely they found all kinds of stuff, right?” Stella asked.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“Their homeworld no longer exists in a meaningful sense. They had something akin to our Collapse, but violent enough to shatter continental plates. If there were any cities there, they were long gone. And the crew of that ship came back to Earth to report on their find, only to find our world not in much better shape. That crew, along with those on the other surviving ship, became the first </w:t>
      </w:r>
      <w:commentRangeStart w:id="2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Perfect</w:t>
      </w:r>
      <w:commentRangeEnd w:id="23"/>
      <w:r w:rsidDel="00000000" w:rsidR="00000000" w:rsidRPr="00000000">
        <w:commentReference w:id="2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they spliced Oru genes into themselves?” Stella asked. “Why?”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found they could still activate Oru technology if they did. Depending on what caste used it, different features on the satellite functioned.”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it’s debris, how the nurck did any of it still work?” Ralph asked.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I believe it had the first nanites on it that assembled a new satellite when provided with materials. But I don’t know much more about the satellite than that. What I do know about is this place.” Lucky tapped the ground next to her. “How many of you played games in your spare time?”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Everyone raised hands, and then the tension that had started to brew </w:t>
      </w:r>
      <w:commentRangeStart w:id="24"/>
      <w:commentRangeStart w:id="2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started</w:t>
      </w:r>
      <w:commentRangeEnd w:id="24"/>
      <w:r w:rsidDel="00000000" w:rsidR="00000000" w:rsidRPr="00000000">
        <w:commentReference w:id="24"/>
      </w:r>
      <w:commentRangeEnd w:id="25"/>
      <w:r w:rsidDel="00000000" w:rsidR="00000000" w:rsidRPr="00000000">
        <w:commentReference w:id="2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dissipating instead.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What was your favorite game on Earth?”</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Ragnarok Clash.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said.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“Perfect example. Imagine the only thing that survived of humanity was a functioning client for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Ragnarok Clash,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connecting to a server no one knows where. No documents but the manual. No way to understand what the symbols meant in it, except by trial and error in-game. No pictures but the in-game graphics. No music but its sound track. And what would the alien </w:t>
      </w:r>
      <w:ins w:author="Naomi Neenan" w:id="6" w:date="2026-07-23T17:12:00Z">
        <w:r w:rsidDel="00000000" w:rsidR="00000000" w:rsidRPr="00000000">
          <w:rPr>
            <w:rtl w:val="0"/>
            <w:rPrChange w:author="Naomi Neenan" w:id="7" w:date="2026-07-23T17:12:0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archaeologist</w:t>
        </w:r>
      </w:ins>
      <w:del w:author="Naomi Neenan" w:id="6" w:date="2026-07-23T17:12:00Z">
        <w:r w:rsidDel="00000000" w:rsidR="00000000" w:rsidRPr="00000000">
          <w:rPr>
            <w:rtl w:val="0"/>
            <w:rPrChange w:author="Naomi Neenan" w:id="7" w:date="2026-07-23T17:12:0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archaelogist</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think? That we were fervent believers in the Norse gods?”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what you’re saying is all we know is this VRMMORPG,” Ralph said, shaking his head. “That’s all that’s left of the Oru.”</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Theory A,” Lucky said. “But let’s examine our assumptions. We are assuming that this is a game. Why would it be? It’s very painful to play, literally, and it’s extremely hard. Furthermore, to play it, you have to be dissolved into something we don’t understand and shoved to some system in some place we have no idea where, and then you can’t go back except by winning. Even if we knew what that process was, wouldn’t you be skeptical that you might not exist afterwards?”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feel pretty extant myself,” Stella said. “But not going to lie, I’ve wondered how I can be the same Stella Cobol that got sent out. What happened to my…” she trailed off.</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soul?” Lucky asked.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Stella said quietly. “If my body’s just </w:t>
      </w:r>
      <w:commentRangeStart w:id="2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commentRangeEnd w:id="26"/>
      <w:r w:rsidDel="00000000" w:rsidR="00000000" w:rsidRPr="00000000">
        <w:commentReference w:id="2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then am I… really me?</w:t>
      </w:r>
      <w:commentRangeStart w:id="2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have a soul, you’re clearly still in possession of it,” Lucky said. “But we don’t know this is a digital world either. Which brings me to Theory B: this isn’t a game, but a kind of religious ritual. We know—or at least we think we know—that much like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Ragnarok Clash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world was based on ancient myths of the Oru. Their afterlife seemed to have eight worlds: seven where the spirit of the dead is tested, and one perfect world at the end where those with the most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w:t>
      </w:r>
      <w:commentRangeStart w:id="2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well in happiness forever.</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assume this because the ‘scrolls’ that we causally use as magic appear to be small sections from Oru scriptures. From what we’ve deciphered, they’re not instructions on how to play a game, but how to live life. For example, the ‘scroll’ for ‘reduce hunger’ appears to be precepts on fasting.</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also assume this because there seems no reason to spend the immense amount of resources constructing this system, which is by some Theory B proponents</w:t>
      </w:r>
      <w:commentRangeStart w:id="2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29"/>
      <w:r w:rsidDel="00000000" w:rsidR="00000000" w:rsidRPr="00000000">
        <w:commentReference w:id="2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be a genuine bubble in hyperspace where physics follows alternate rules, unless doing so was absolutely critical to their culture.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a particular facet of that culture,” Lucky finished</w:t>
      </w:r>
      <w:commentRangeStart w:id="30"/>
      <w:commentRangeStart w:id="3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30"/>
      <w:r w:rsidDel="00000000" w:rsidR="00000000" w:rsidRPr="00000000">
        <w:commentReference w:id="30"/>
      </w:r>
      <w:commentRangeEnd w:id="31"/>
      <w:r w:rsidDel="00000000" w:rsidR="00000000" w:rsidRPr="00000000">
        <w:commentReference w:id="3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why you have been in grave danger from the moment you met here, and will remain in danger until you reach the fourth world.”</w:t>
      </w:r>
    </w:p>
    <w:bookmarkStart w:colFirst="0" w:colLast="0" w:name="n6jnmlvgyl8s" w:id="2"/>
    <w:bookmarkEnd w:id="2"/>
    <w:p w:rsidR="00000000" w:rsidDel="00000000" w:rsidP="00000000" w:rsidRDefault="00000000" w:rsidRPr="00000000" w14:paraId="000000B2">
      <w:pPr>
        <w:pStyle w:val="Heading2"/>
        <w:rPr/>
      </w:pPr>
      <w:commentRangeStart w:id="32"/>
      <w:commentRangeStart w:id="33"/>
      <w:r w:rsidDel="00000000" w:rsidR="00000000" w:rsidRPr="00000000">
        <w:rPr>
          <w:rtl w:val="0"/>
        </w:rPr>
        <w:t xml:space="preserve">Streamers</w:t>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that was the problem, why not start with that?” Ralph said. “Why all the backstory?”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the nature of the backstory leads to the problem,” Lucky said. “From what we’ve gathered, the Oru believed in various forms of communication with the dead. You paid a kind of shaman or witch-doctor, or perhaps priest would be more accurate, to offer sacrifices to the dead, that would increase their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if you hated the decedent, you could pay a priest, possibly even the same priest, to curse him by increasing his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this in mind, check out your trees.”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Everyone checked. All their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-trees had vastly grown, but Stella’s, Lucky’s, and James had skyrocketed.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figured it out first. “The Perfects. They can do something like that, right? They can send us bad stuff.”</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w:t>
      </w:r>
      <w:commentRangeStart w:id="3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good stuff</w:t>
      </w:r>
      <w:commentRangeEnd w:id="34"/>
      <w:r w:rsidDel="00000000" w:rsidR="00000000" w:rsidRPr="00000000">
        <w:commentReference w:id="3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Lucky said. “Not all of my ‘luck’ was actually luck. I still have some allies with resources back on Earth.”</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felt himself chill. “All this time. We’ve all been watched, </w:t>
      </w:r>
      <w:commentRangeStart w:id="35"/>
      <w:commentRangeStart w:id="3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like</w:t>
      </w:r>
      <w:commentRangeEnd w:id="35"/>
      <w:r w:rsidDel="00000000" w:rsidR="00000000" w:rsidRPr="00000000">
        <w:commentReference w:id="35"/>
      </w:r>
      <w:commentRangeEnd w:id="36"/>
      <w:r w:rsidDel="00000000" w:rsidR="00000000" w:rsidRPr="00000000">
        <w:commentReference w:id="3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 kind of streamers? Like those games where the audience can reward or punish the player?”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“Exactly,” Lucky said. “They’ve been watching me in particular. Every single moment.</w:t>
      </w:r>
      <w:commentRangeStart w:id="37"/>
      <w:commentRangeStart w:id="3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matter what awful thing was happening to me, they had a front-row seat.”</w:t>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realized Stella wasn’t there when Lucky had mentioned the basic details. But by the horrified expression, she had to have figured it out. “How awful. And they’re watching both James and I, correct?”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ticked off a Perfect, they’ve got a system rigged to watch your every move. We based the Watchers’ surveillance systems off the technology. Every incident. Every decision. Every moment. Cataloged for review and enjoyment. And if there’s any dull periods, they can summon monsters.”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3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w:t>
      </w:r>
      <w:commentRangeEnd w:id="39"/>
      <w:r w:rsidDel="00000000" w:rsidR="00000000" w:rsidRPr="00000000">
        <w:commentReference w:id="3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breath caught in his throat. He wasn’t unlucky in those first lives in the Underneath, any more than Lucky was actually lucky. T</w:t>
      </w:r>
      <w:commentRangeStart w:id="4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hat dungpit Perfect had to have been sending him those crabs whenever he had stopped to take a breath</w:t>
      </w:r>
      <w:commentRangeEnd w:id="40"/>
      <w:r w:rsidDel="00000000" w:rsidR="00000000" w:rsidRPr="00000000">
        <w:commentReference w:id="4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 Ralph said. He slammed his fist in the ground. “Those sick nurckers. They’ve been getting off on all our suffering, haven’t they?”</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And they’ll keep doing so, until we reach the fourth world.”</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stops them from doing this all the time?” Violet asked. “If they’re out to get you, then they’ll keep punishing everyone in your party, right? Can’t they just send monsters every second?”</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must cost them something,” James said, holding his forehead.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correct,” Lucky said. “I don’t know how it works on the </w:t>
      </w:r>
      <w:commentRangeStart w:id="4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Oru’s system’s</w:t>
      </w:r>
      <w:commentRangeEnd w:id="41"/>
      <w:r w:rsidDel="00000000" w:rsidR="00000000" w:rsidRPr="00000000">
        <w:commentReference w:id="4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but you have to pay so much money to the Supreme Council to get so many credits. And then depending on what you want to do or what world you’re in, it costs different amounts of credits.”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“Though,” Stella said. “I’m confused. If the Perfects can send monsters, wouldn’t it make more sense for us to stay in a big city?”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shook her head. “They can only summon a monster based on the total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black tree—of everyone nearby. Little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little monsters. There’s a </w:t>
      </w:r>
      <w:commentRangeStart w:id="42"/>
      <w:commentRangeStart w:id="4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cooldown,</w:t>
      </w:r>
      <w:commentRangeEnd w:id="42"/>
      <w:r w:rsidDel="00000000" w:rsidR="00000000" w:rsidRPr="00000000">
        <w:commentReference w:id="42"/>
      </w:r>
      <w:commentRangeEnd w:id="43"/>
      <w:r w:rsidDel="00000000" w:rsidR="00000000" w:rsidRPr="00000000">
        <w:commentReference w:id="4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too. But a city like Northwood would have such immense total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the Perfects could </w:t>
      </w:r>
      <w:commentRangeStart w:id="4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summon a Titan outright</w:t>
      </w:r>
      <w:commentRangeEnd w:id="44"/>
      <w:r w:rsidDel="00000000" w:rsidR="00000000" w:rsidRPr="00000000">
        <w:commentReference w:id="4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We’d be trapped in the walls as it destroyed the city.”</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the cost of summoning not go up, then?” Violet asked.</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does go up, but let’s just think about it. I and two other people the Perfects really hate are in a group together on a higher world. Even for the thousands of credits it would take to summon a Titan, it’s an irresistible opportunity to nurck all of us over. We can’t let them have that opportunity.”</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then we can’t go anywhere,” Violet said.</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correct. Any city is potentially a death trap for us. Our only option is to get to the fourth world, one way or another.</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fourth world is too expensive</w:t>
      </w:r>
      <w:commentRangeStart w:id="4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45"/>
      <w:r w:rsidDel="00000000" w:rsidR="00000000" w:rsidRPr="00000000">
        <w:commentReference w:id="4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Stella asked.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just can’t, period. T</w:t>
      </w:r>
      <w:commentRangeStart w:id="46"/>
      <w:commentRangeStart w:id="4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cameras don’t even track you beyond that poin</w:t>
      </w:r>
      <w:commentRangeEnd w:id="46"/>
      <w:r w:rsidDel="00000000" w:rsidR="00000000" w:rsidRPr="00000000">
        <w:commentReference w:id="46"/>
      </w:r>
      <w:commentRangeEnd w:id="47"/>
      <w:r w:rsidDel="00000000" w:rsidR="00000000" w:rsidRPr="00000000">
        <w:commentReference w:id="4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used them,” Violet stated. It wasn’t a question.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Lucky said, her voice without defensiveness. “But after I met Joshua, I quit. I didn’t want to see anyone suffer any more.”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“Joshua?” Stella asked.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Unwanted I fell in love with,” Lucky said. “</w:t>
      </w:r>
      <w:commentRangeStart w:id="4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w:t>
      </w:r>
      <w:commentRangeEnd w:id="48"/>
      <w:r w:rsidDel="00000000" w:rsidR="00000000" w:rsidRPr="00000000">
        <w:commentReference w:id="4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executed him.”</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“Ah,” Stella said, and fiddled with a strand of hair.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here we are,” James said. “We’re either in one nurcked up game or an even more nurcked up religious ritual.”</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“They’re not exclusive,” Lucky said. “It’s possible whatever the Oru culture wanted out of this place, it’s not anything remotely similar to something in contemporary Earth culture.”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“You’re certain we can’t be tracked in the fourth world?” Stella asked.</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“Dead certain. Not only haven’t I ever heard of anyone doing it, but it seems the scrolls indicate it is a part of their culture. Once a spirit is past the third world, it’s beyond the reach of the living.”</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the only safe option for Stella and I is to get to the fourth world,” James said. “And you, too, Lucky,”</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been trying to get there for years for that very reason. But that said,” she turned to Violet and Ralph. “Depending on what you do, the Perfects might take pity on you. If you turned on us right now…”</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 Lucky, you know I would never do that to you,” Ralph said. “Not after you’ve been so honest with us about you even being a Perfect.”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4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 love to see the fourth world,” Violet said. “Not being spied upon is an added bonus.”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me, too,” Ralph said. “And they’re never going to leave any of us alone either, now that we know the truth.”</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a deal, then,” James said. “We’re heading up.”</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tension finally dissipated as they all nodded their heads.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so many questions about… things I’ve come across,” Stella said.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can talk in private later,” Lucky said. “Right now, though, we need to keep a watch. The spell I cast at the beginning is what you’d call ‘sanctuary’, which makes it harder for monsters to spawn.”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assuming it’s not foolproof,” Stella said.</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isn’t, it just raises the threshold to the max. But our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so high that we could get jumped by monsters even with the incense logs.”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what these things are called?” Ralph asked.</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The Oru seemed so certain everyone would know that incense drives away evil spirits that they didn’t explain it. It was previous expeditions that figured it out, and that’s the name they gave them.”</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“Previous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expeditions?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asked.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50"/>
      <w:commentRangeStart w:id="5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can talk about it later</w:t>
      </w:r>
      <w:commentRangeEnd w:id="50"/>
      <w:r w:rsidDel="00000000" w:rsidR="00000000" w:rsidRPr="00000000">
        <w:commentReference w:id="50"/>
      </w:r>
      <w:commentRangeEnd w:id="51"/>
      <w:r w:rsidDel="00000000" w:rsidR="00000000" w:rsidRPr="00000000">
        <w:commentReference w:id="5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Right now, we should get some rest, and everyone should be sleeping in armor tonight.”</w:t>
      </w:r>
    </w:p>
    <w:p w:rsidR="00000000" w:rsidDel="00000000" w:rsidP="00000000" w:rsidRDefault="00000000" w:rsidRPr="00000000" w14:paraId="000000E2">
      <w:pPr>
        <w:rPr/>
      </w:pPr>
      <w:r w:rsidDel="00000000" w:rsidR="00000000" w:rsidRPr="00000000">
        <w:rPr/>
        <mc:AlternateContent>
          <mc:Choice Requires="wpg">
            <w:drawing>
              <wp:inline distB="0" distT="0" distL="0" distR="0">
                <wp:extent cx="5953125" cy="28575"/>
                <wp:effectExtent b="0" l="0" r="0" t="0"/>
                <wp:docPr id="3" name=""/>
                <a:graphic>
                  <a:graphicData uri="http://schemas.microsoft.com/office/word/2010/wordprocessingShape">
                    <wps:wsp>
                      <wps:cNvSpPr/>
                      <wps:cNvPr id="4" name="Shape 4"/>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night, Stella parked her sleeping roll next to James. “To think we had almost found happiness,” she whispered.</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“Stupid dungpit Perfects.”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revenge isn’t going to make this better, even if it is legitimately their fault.”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not?”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revenge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things better.”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know how to answer that. “Feels good, though.”</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but it doesn’t fix the problem.”</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suppose not.”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could press a button, would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you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 the Perfects</w:t>
      </w:r>
      <w:commentRangeStart w:id="5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tortured</w:t>
      </w:r>
      <w:commentRangeEnd w:id="52"/>
      <w:r w:rsidDel="00000000" w:rsidR="00000000" w:rsidRPr="00000000">
        <w:commentReference w:id="5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this world while we got to watch it for entertainment?”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almost said yes. But then he thought about Lucky. “No,” James said. “I wouldn’t.”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53"/>
      <w:commentRangeStart w:id="54"/>
      <w:commentRangeStart w:id="5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don’t seek revenge. It isn’t right and it won’t make anything better.”</w:t>
      </w:r>
      <w:commentRangeEnd w:id="53"/>
      <w:r w:rsidDel="00000000" w:rsidR="00000000" w:rsidRPr="00000000">
        <w:commentReference w:id="53"/>
      </w: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“OK.” He reached over and kissed Stella on the cheek. “I missed you so much.”</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 too, James.”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2a6099"/>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a6099"/>
          <w:sz w:val="24"/>
          <w:szCs w:val="24"/>
          <w:u w:val="none"/>
          <w:shd w:fill="auto" w:val="clear"/>
          <w:vertAlign w:val="baseline"/>
          <w:rtl w:val="0"/>
        </w:rPr>
        <w:t xml:space="preserve">MPS: The secret of the Oru, finally revealed! These last two chapters are really old, and the first chapter I literally finished the same day it was uploaded, s</w:t>
      </w:r>
      <w:commentRangeStart w:id="56"/>
      <w:commentRangeStart w:id="57"/>
      <w:r w:rsidDel="00000000" w:rsidR="00000000" w:rsidRPr="00000000">
        <w:rPr>
          <w:rFonts w:ascii="Cambria" w:cs="Cambria" w:eastAsia="Cambria" w:hAnsi="Cambria"/>
          <w:b w:val="0"/>
          <w:bCs w:val="0"/>
          <w:i w:val="0"/>
          <w:iCs w:val="0"/>
          <w:smallCaps w:val="0"/>
          <w:strike w:val="0"/>
          <w:color w:val="2a6099"/>
          <w:sz w:val="24"/>
          <w:szCs w:val="24"/>
          <w:u w:val="none"/>
          <w:shd w:fill="auto" w:val="clear"/>
          <w:vertAlign w:val="baseline"/>
          <w:rtl w:val="0"/>
        </w:rPr>
        <w:t xml:space="preserve">o I’m curious if you could tell the difference</w:t>
      </w:r>
      <w:commentRangeEnd w:id="56"/>
      <w:r w:rsidDel="00000000" w:rsidR="00000000" w:rsidRPr="00000000">
        <w:commentReference w:id="56"/>
      </w:r>
      <w:commentRangeEnd w:id="57"/>
      <w:r w:rsidDel="00000000" w:rsidR="00000000" w:rsidRPr="00000000">
        <w:commentReference w:id="57"/>
      </w:r>
      <w:r w:rsidDel="00000000" w:rsidR="00000000" w:rsidRPr="00000000">
        <w:rPr>
          <w:rFonts w:ascii="Cambria" w:cs="Cambria" w:eastAsia="Cambria" w:hAnsi="Cambria"/>
          <w:b w:val="0"/>
          <w:bCs w:val="0"/>
          <w:i w:val="0"/>
          <w:iCs w:val="0"/>
          <w:smallCaps w:val="0"/>
          <w:strike w:val="0"/>
          <w:color w:val="2a6099"/>
          <w:sz w:val="24"/>
          <w:szCs w:val="24"/>
          <w:u w:val="none"/>
          <w:shd w:fill="auto" w:val="clear"/>
          <w:vertAlign w:val="baseline"/>
          <w:rtl w:val="0"/>
        </w:rPr>
        <w:t xml:space="preserve">. Also, “Oru” was originally a Sat Crit typo, and I was sorely tempted to name this chapter “Oru Story.”</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8" w:date="2026-07-23T17:26:11Z"/>
          <w:color w:val="2a6099"/>
        </w:rPr>
      </w:pPr>
      <w:r w:rsidDel="00000000" w:rsidR="00000000" w:rsidRPr="00000000">
        <w:rPr>
          <w:color w:val="2a6099"/>
          <w:rtl w:val="0"/>
        </w:rPr>
        <w:t xml:space="preserve">Also, as a housekeeping note, I normally use two digits in chapter names, like C07. That’s what the file looks like on my computer. But I realize I’m going to need over a hundred chapters at this rate, so I’ve gone ahead and made the chapter names have three digits. Nothing is actually changing in the story.</w:t>
      </w:r>
      <w:ins w:author="Naomi Neenan" w:id="8" w:date="2026-07-23T17:26:11Z">
        <w:r w:rsidDel="00000000" w:rsidR="00000000" w:rsidRPr="00000000">
          <w:rPr>
            <w:rtl w:val="0"/>
          </w:rPr>
        </w:r>
      </w:ins>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8" w:date="2026-07-23T17:26:11Z"/>
          <w:color w:val="2a6099"/>
        </w:rPr>
      </w:pPr>
      <w:ins w:author="Naomi Neenan" w:id="8" w:date="2026-07-23T17:26:11Z">
        <w:r w:rsidDel="00000000" w:rsidR="00000000" w:rsidRPr="00000000">
          <w:rPr>
            <w:rtl w:val="0"/>
          </w:rPr>
        </w:r>
      </w:ins>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8" w:date="2026-07-23T17:26:11Z"/>
          <w:color w:val="00887f"/>
          <w:rPrChange w:author="Naomi Neenan" w:id="9" w:date="2026-07-23T17:26:11Z">
            <w:rPr>
              <w:color w:val="2a6099"/>
            </w:rPr>
          </w:rPrChange>
        </w:rPr>
      </w:pPr>
      <w:ins w:author="Naomi Neenan" w:id="8" w:date="2026-07-23T17:26:11Z">
        <w:r w:rsidDel="00000000" w:rsidR="00000000" w:rsidRPr="00000000">
          <w:rPr>
            <w:color w:val="00887f"/>
            <w:rtl w:val="0"/>
            <w:rPrChange w:author="Naomi Neenan" w:id="9" w:date="2026-07-23T17:26:11Z">
              <w:rPr>
                <w:color w:val="2a6099"/>
              </w:rPr>
            </w:rPrChange>
          </w:rPr>
          <w:t xml:space="preserve">NN: Really great work this week, and I loved all the new info!</w:t>
        </w:r>
      </w:ins>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8" w:date="2026-07-23T17:26:11Z"/>
          <w:color w:val="00887f"/>
          <w:rPrChange w:author="Naomi Neenan" w:id="9" w:date="2026-07-23T17:26:11Z">
            <w:rPr>
              <w:color w:val="2a6099"/>
            </w:rPr>
          </w:rPrChange>
        </w:rPr>
      </w:pPr>
      <w:ins w:author="Naomi Neenan" w:id="8" w:date="2026-07-23T17:26:11Z">
        <w:r w:rsidDel="00000000" w:rsidR="00000000" w:rsidRPr="00000000">
          <w:rPr>
            <w:color w:val="00887f"/>
            <w:rtl w:val="0"/>
            <w:rPrChange w:author="Naomi Neenan" w:id="9" w:date="2026-07-23T17:26:11Z">
              <w:rPr>
                <w:color w:val="2a6099"/>
              </w:rPr>
            </w:rPrChange>
          </w:rPr>
          <w:t xml:space="preserve"> Like stated earlier I think the bulk of the lore chapter could use a couple more reactions, Lucky leading into more things instead of someone asking for it first, or a mix of both to make it feel a little less ‘question, answer, question, answer.’ </w:t>
        </w:r>
      </w:ins>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8" w:date="2026-07-23T17:26:11Z"/>
          <w:color w:val="00887f"/>
          <w:rPrChange w:author="Naomi Neenan" w:id="9" w:date="2026-07-23T17:26:11Z">
            <w:rPr>
              <w:color w:val="2a6099"/>
            </w:rPr>
          </w:rPrChange>
        </w:rPr>
      </w:pPr>
      <w:ins w:author="Naomi Neenan" w:id="8" w:date="2026-07-23T17:26:11Z">
        <w:r w:rsidDel="00000000" w:rsidR="00000000" w:rsidRPr="00000000">
          <w:rPr>
            <w:color w:val="00887f"/>
            <w:rtl w:val="0"/>
            <w:rPrChange w:author="Naomi Neenan" w:id="9" w:date="2026-07-23T17:26:11Z">
              <w:rPr>
                <w:color w:val="2a6099"/>
              </w:rPr>
            </w:rPrChange>
          </w:rPr>
          <w:t xml:space="preserve">But other than that, the danger felt so real, and it was so satisfying to finally have some answers! Even if there are still more questions lol. Like what’s a titan? And what were these previous expeditions? I’m also really happy the party’s sticking together!</w:t>
        </w:r>
      </w:ins>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0" w:date="2026-07-24T07:30:09Z"/>
          <w:color w:val="00887f"/>
          <w:rPrChange w:author="Naomi Neenan" w:id="9" w:date="2026-07-23T17:26:11Z">
            <w:rPr>
              <w:color w:val="2a6099"/>
            </w:rPr>
          </w:rPrChange>
        </w:rPr>
      </w:pPr>
      <w:ins w:author="Naomi Neenan" w:id="8" w:date="2026-07-23T17:26:11Z">
        <w:r w:rsidDel="00000000" w:rsidR="00000000" w:rsidRPr="00000000">
          <w:rPr>
            <w:color w:val="00887f"/>
            <w:rtl w:val="0"/>
            <w:rPrChange w:author="Naomi Neenan" w:id="9" w:date="2026-07-23T17:26:11Z">
              <w:rPr>
                <w:color w:val="2a6099"/>
              </w:rPr>
            </w:rPrChange>
          </w:rPr>
          <w:t xml:space="preserve">Awesome job, and I’m looking forward to what happens next!</w:t>
        </w:r>
      </w:ins>
      <w:ins w:author="Corinna Turner" w:id="10" w:date="2026-07-24T07:30:09Z">
        <w:r w:rsidDel="00000000" w:rsidR="00000000" w:rsidRPr="00000000">
          <w:rPr>
            <w:rtl w:val="0"/>
          </w:rPr>
        </w:r>
      </w:ins>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0" w:date="2026-07-24T07:30:09Z"/>
          <w:color w:val="00887f"/>
          <w:rPrChange w:author="Naomi Neenan" w:id="9" w:date="2026-07-23T17:26:11Z">
            <w:rPr>
              <w:color w:val="2a6099"/>
            </w:rPr>
          </w:rPrChange>
        </w:rPr>
      </w:pPr>
      <w:ins w:author="Corinna Turner" w:id="10" w:date="2026-07-24T07:30:09Z">
        <w:r w:rsidDel="00000000" w:rsidR="00000000" w:rsidRPr="00000000">
          <w:rPr>
            <w:rtl w:val="0"/>
          </w:rPr>
        </w:r>
      </w:ins>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1" w:date="2026-07-25T13:06:22Z"/>
          <w:color w:val="00887f"/>
          <w:rPrChange w:author="Naomi Neenan" w:id="9" w:date="2026-07-23T17:26:11Z">
            <w:rPr>
              <w:color w:val="2a6099"/>
            </w:rPr>
          </w:rPrChange>
        </w:rPr>
      </w:pPr>
      <w:ins w:author="Corinna Turner" w:id="10" w:date="2026-07-24T07:30:09Z">
        <w:r w:rsidDel="00000000" w:rsidR="00000000" w:rsidRPr="00000000">
          <w:rPr>
            <w:color w:val="00887f"/>
            <w:rtl w:val="0"/>
            <w:rPrChange w:author="Naomi Neenan" w:id="9" w:date="2026-07-23T17:26:11Z">
              <w:rPr>
                <w:color w:val="2a6099"/>
              </w:rPr>
            </w:rPrChange>
          </w:rPr>
          <w:t xml:space="preserve">CT: This was interesting, and I like that there are two possible explanations, neither of which might be right. I agree that there was quite a lot of explaining, though. That could be broken up. Alas, now that they have a burning need to world-climb to a super-expensive world, the improbably horrible clerk in the bank feels even more like a glaring plot convenience. It would probably be better if Lucky simply said they had to leave NOW and you simply skip that entirely. Looking forward to more.</w:t>
        </w:r>
      </w:ins>
      <w:ins w:author="Dylan" w:id="11" w:date="2026-07-25T13:06:22Z">
        <w:r w:rsidDel="00000000" w:rsidR="00000000" w:rsidRPr="00000000">
          <w:rPr>
            <w:rtl w:val="0"/>
          </w:rPr>
        </w:r>
      </w:ins>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1" w:date="2026-07-25T13:06:22Z"/>
          <w:color w:val="00887f"/>
          <w:rPrChange w:author="Naomi Neenan" w:id="9" w:date="2026-07-23T17:26:11Z">
            <w:rPr>
              <w:color w:val="2a6099"/>
            </w:rPr>
          </w:rPrChange>
        </w:rPr>
      </w:pPr>
      <w:ins w:author="Dylan" w:id="11" w:date="2026-07-25T13:06:22Z">
        <w:r w:rsidDel="00000000" w:rsidR="00000000" w:rsidRPr="00000000">
          <w:rPr>
            <w:rtl w:val="0"/>
          </w:rPr>
        </w:r>
      </w:ins>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1" w:date="2026-07-25T13:06:22Z"/>
          <w:color w:val="00887f"/>
          <w:rPrChange w:author="Naomi Neenan" w:id="9" w:date="2026-07-23T17:26:11Z">
            <w:rPr>
              <w:color w:val="2a6099"/>
            </w:rPr>
          </w:rPrChange>
        </w:rPr>
      </w:pPr>
      <w:ins w:author="Dylan" w:id="11" w:date="2026-07-25T13:06:22Z">
        <w:r w:rsidDel="00000000" w:rsidR="00000000" w:rsidRPr="00000000">
          <w:rPr>
            <w:color w:val="00887f"/>
            <w:rtl w:val="0"/>
            <w:rPrChange w:author="Naomi Neenan" w:id="9" w:date="2026-07-23T17:26:11Z">
              <w:rPr>
                <w:color w:val="2a6099"/>
              </w:rPr>
            </w:rPrChange>
          </w:rPr>
          <w:t xml:space="preserve">DS: Well this was an eye-opening addition! Some more answers and plenty more questions! My first concern is actually the set-up for their rush– yes, Lucky, James, and Stella probably got some Perfects wanting them tortured, but this does imply that they would have to avoid any towns or places until they reach level 4 (or at least keep close to an exit). A question: if the Perfects pooled together the funds for a Titan attack and they were in the city, are they forced to stay (as in the gates would stay locked) or would they be able to flee (though, I could also see such a beast chasing after everyone or rampaging throughout World 2 for quite some time)? Either way, it’s more of </w:t>
        </w:r>
        <w:r w:rsidDel="00000000" w:rsidR="00000000" w:rsidRPr="00000000">
          <w:rPr>
            <w:color w:val="00887f"/>
            <w:rtl w:val="0"/>
            <w:rPrChange w:author="Dylan" w:id="12" w:date="2026-07-25T13:06:22Z">
              <w:rPr>
                <w:color w:val="2a6099"/>
              </w:rPr>
            </w:rPrChange>
          </w:rPr>
          <w:t xml:space="preserve">speculation</w:t>
        </w:r>
        <w:r w:rsidDel="00000000" w:rsidR="00000000" w:rsidRPr="00000000">
          <w:rPr>
            <w:color w:val="00887f"/>
            <w:rtl w:val="0"/>
            <w:rPrChange w:author="Naomi Neenan" w:id="9" w:date="2026-07-23T17:26:11Z">
              <w:rPr>
                <w:color w:val="2a6099"/>
              </w:rPr>
            </w:rPrChange>
          </w:rPr>
          <w:t xml:space="preserve"> that the bad Perfects are watching them right at that moment and would spawn a Titan soon– which doesn’t seem quite as exciting a reason to me (to be honest). Is there something that Lucky could use to tell that yes in fact there’s a pooling of funds or the hamartia trees may signal a coming attack?</w:t>
        </w:r>
      </w:ins>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1" w:date="2026-07-25T13:06:22Z"/>
          <w:color w:val="00887f"/>
          <w:rPrChange w:author="Naomi Neenan" w:id="9" w:date="2026-07-23T17:26:11Z">
            <w:rPr>
              <w:color w:val="2a6099"/>
            </w:rPr>
          </w:rPrChange>
        </w:rPr>
      </w:pPr>
      <w:ins w:author="Dylan" w:id="11" w:date="2026-07-25T13:06:22Z">
        <w:r w:rsidDel="00000000" w:rsidR="00000000" w:rsidRPr="00000000">
          <w:rPr>
            <w:color w:val="00887f"/>
            <w:rtl w:val="0"/>
            <w:rPrChange w:author="Naomi Neenan" w:id="9" w:date="2026-07-23T17:26:11Z">
              <w:rPr>
                <w:color w:val="2a6099"/>
              </w:rPr>
            </w:rPrChange>
          </w:rPr>
          <w:t xml:space="preserve">Though, then too, it makes me wonder; if the Perfects can affect the arete and hamartia, then the game is more suited to the Perfects’ world-view as opposed to the Oru (if I remember Lucky saying that ‘whoever made this game decided what was good/bad’ previously).</w:t>
        </w:r>
      </w:ins>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1" w:date="2026-07-25T13:06:22Z"/>
          <w:color w:val="00887f"/>
          <w:rPrChange w:author="Naomi Neenan" w:id="9" w:date="2026-07-23T17:26:11Z">
            <w:rPr>
              <w:color w:val="2a6099"/>
            </w:rPr>
          </w:rPrChange>
        </w:rPr>
      </w:pPr>
      <w:ins w:author="Dylan" w:id="11" w:date="2026-07-25T13:06:22Z">
        <w:r w:rsidDel="00000000" w:rsidR="00000000" w:rsidRPr="00000000">
          <w:rPr>
            <w:color w:val="00887f"/>
            <w:rtl w:val="0"/>
            <w:rPrChange w:author="Naomi Neenan" w:id="9" w:date="2026-07-23T17:26:11Z">
              <w:rPr>
                <w:color w:val="2a6099"/>
              </w:rPr>
            </w:rPrChange>
          </w:rPr>
          <w:t xml:space="preserve">Another note; (and maybe it’s my misremembering) but wasn’t the outside normal world a dystopian future world? How much time would the lower-classes have to play video games or watch streamers? (I don’t mean they can’t NEVER play video games, but it sounds more like a small bit of free-time). Would streaming be a financial option in this timeline? Maybe I’m misremembering the opening chapters and original tone, but it sounds a bit off from the world that was established (or at least what I misread, then. If I’m wrong, let me know!).</w:t>
        </w:r>
      </w:ins>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1" w:date="2026-07-25T13:06:22Z"/>
          <w:color w:val="00887f"/>
          <w:rPrChange w:author="Naomi Neenan" w:id="9" w:date="2026-07-23T17:26:11Z">
            <w:rPr>
              <w:color w:val="2a6099"/>
            </w:rPr>
          </w:rPrChange>
        </w:rPr>
      </w:pPr>
      <w:ins w:author="Dylan" w:id="11" w:date="2026-07-25T13:06:22Z">
        <w:r w:rsidDel="00000000" w:rsidR="00000000" w:rsidRPr="00000000">
          <w:rPr>
            <w:color w:val="00887f"/>
            <w:rtl w:val="0"/>
            <w:rPrChange w:author="Naomi Neenan" w:id="9" w:date="2026-07-23T17:26:11Z">
              <w:rPr>
                <w:color w:val="2a6099"/>
              </w:rPr>
            </w:rPrChange>
          </w:rPr>
          <w:t xml:space="preserve">And I completely agree with Naomi on the lack of (what I felt in their voices and responses) emotion and surprise. They just learned that aliens exist (or did exist, perhaps), that there is (or was) interstellar travel, that they all have Oru DNA running through them (if I read that correctly), that they don’t even know what happened to their body or soul, and that the Perfects are watching and buying monsters against them. I’d be like, “Whoa, dude, give me a chance to accept that I’m a human-hybrid with Oru before you hit me with more information. My brain’s fried as it is!” They just seem to be taking it on the cheek and going along with it without any responses. Especially Stella since she’s getting hit with another realization of ‘hey, this Unwanted is actually a Perfect who’s stuck in here with us!’</w:t>
        </w:r>
      </w:ins>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13" w:date="2026-07-25T17:16:36Z"/>
          <w:color w:val="00887f"/>
          <w:rPrChange w:author="Naomi Neenan" w:id="9" w:date="2026-07-23T17:26:11Z">
            <w:rPr>
              <w:color w:val="2a6099"/>
            </w:rPr>
          </w:rPrChange>
        </w:rPr>
      </w:pPr>
      <w:ins w:author="Dylan" w:id="11" w:date="2026-07-25T13:06:22Z">
        <w:r w:rsidDel="00000000" w:rsidR="00000000" w:rsidRPr="00000000">
          <w:rPr>
            <w:color w:val="00887f"/>
            <w:rtl w:val="0"/>
            <w:rPrChange w:author="Naomi Neenan" w:id="9" w:date="2026-07-23T17:26:11Z">
              <w:rPr>
                <w:color w:val="2a6099"/>
              </w:rPr>
            </w:rPrChange>
          </w:rPr>
          <w:t xml:space="preserve">Other than that, I think this was a great chapter and that raises as many questions as answers (maybe more!). If I can think of other concerns at the Crit, I’ll bring them up. Loving all the new information and the revelations! Fascinating world you got here!</w:t>
        </w:r>
      </w:ins>
      <w:ins w:author="Mary Elizabeth Hayes" w:id="13" w:date="2026-07-25T17:16:36Z">
        <w:r w:rsidDel="00000000" w:rsidR="00000000" w:rsidRPr="00000000">
          <w:rPr>
            <w:rtl w:val="0"/>
          </w:rPr>
        </w:r>
      </w:ins>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13" w:date="2026-07-25T17:16:36Z"/>
          <w:color w:val="00887f"/>
          <w:rPrChange w:author="Naomi Neenan" w:id="9" w:date="2026-07-23T17:26:11Z">
            <w:rPr>
              <w:color w:val="2a6099"/>
            </w:rPr>
          </w:rPrChange>
        </w:rPr>
      </w:pPr>
      <w:ins w:author="Mary Elizabeth Hayes" w:id="13" w:date="2026-07-25T17:16:36Z">
        <w:r w:rsidDel="00000000" w:rsidR="00000000" w:rsidRPr="00000000">
          <w:rPr>
            <w:rtl w:val="0"/>
          </w:rPr>
        </w:r>
      </w:ins>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000ff"/>
          <w:rPrChange w:author="Mary Elizabeth Hayes" w:id="14" w:date="2026-07-25T17:16:36Z">
            <w:rPr>
              <w:color w:val="2a6099"/>
            </w:rPr>
          </w:rPrChange>
        </w:rPr>
      </w:pPr>
      <w:ins w:author="Mary Elizabeth Hayes" w:id="13" w:date="2026-07-25T17:16:36Z">
        <w:r w:rsidDel="00000000" w:rsidR="00000000" w:rsidRPr="00000000">
          <w:rPr>
            <w:color w:val="0000ff"/>
            <w:rtl w:val="0"/>
            <w:rPrChange w:author="Mary Elizabeth Hayes" w:id="14" w:date="2026-07-25T17:16:36Z">
              <w:rPr>
                <w:color w:val="2a6099"/>
              </w:rPr>
            </w:rPrChange>
          </w:rPr>
          <w:t xml:space="preserve">MBH: I loved these chapters! I was very right about the Tower being alien, too! I couldn’t tell the difference between the older and newer sections of the chapters. I am wondering how exactly Lucky could tell immediately, just by looking at James and Stella, that they were in danger…or is it just that her previous experience with vengeful Perfects leads her to be certain that vengeance will be wreaked upon them? I agree with Corinna that you probably don’t need the scene with the clerk, maybe have them go to the bank, but Lucky come in earlier while they’re still in line and insist they need to leave now, or alternatively skip their visit to the bank entirely. Also agree that there probably should be some more shocked reactions, or at least “too stunned to really react” sort of reactions, especially from Stella. The rest of them have probably already thought of the possibility of aliens from Lucky’s earlier hints, but the alien DNA thing is kinda freaky, but also explains the strange “system based on hair color” thing and how the different castes all have consistent hair colors.</w:t>
        </w:r>
      </w:ins>
      <w:r w:rsidDel="00000000" w:rsidR="00000000" w:rsidRPr="00000000">
        <w:rPr>
          <w:rtl w:val="0"/>
        </w:rPr>
      </w:r>
    </w:p>
    <w:sectPr>
      <w:pgSz w:h="15840" w:w="12240" w:orient="portrait"/>
      <w:pgMar w:bottom="1440" w:top="1440" w:left="1440" w:right="144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omi Neenan" w:id="27" w:date="2026-07-23T17:16:28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back from the end of this chapter. From the beginning of the explanations up until here, it feels a little emotionless to me with the 'question, answer, question, answer.' Could we get some more intense reactions to all this? One good one might be skepticism like 'seriously? Aliens exist?' or just more surprise. I think that would help a lot. But after this when Lucky just keeps going, it feels better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2026-07-25 1:05 PM UTC</w:t>
      </w:r>
    </w:p>
  </w:comment>
  <w:comment w:author="Naomi Neenan" w:id="30" w:date="2026-07-23T17:15:00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w:t>
      </w:r>
    </w:p>
  </w:comment>
  <w:comment w:author="Corinna Turner" w:id="31" w:date="2026-07-24T07:23:46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Corinna Turner" w:id="42" w:date="2026-07-24T07:26:20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ry Elizabeth Hayes" w:id="43" w:date="2026-07-25T17:09:56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Gamer term, when an ability can't be used again until a certain amount of time has passed.</w:t>
      </w:r>
    </w:p>
  </w:comment>
  <w:comment w:author="Naomi Neenan" w:id="29" w:date="2026-07-23T17:14:46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w:t>
      </w:r>
    </w:p>
  </w:comment>
  <w:comment w:author="Corinna Turner" w:id="45" w:date="2026-07-24T07:27:06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be a question? Reads like a statement.</w:t>
      </w:r>
    </w:p>
  </w:comment>
  <w:comment w:author="Naomi Neenan" w:id="15" w:date="2026-07-23T17:07:06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run?</w:t>
      </w:r>
    </w:p>
  </w:comment>
  <w:comment w:author="Corinna Turner" w:id="16" w:date="2026-07-24T07:15:52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Naomi Neenan" w:id="13" w:date="2026-07-23T17:06:47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OOOH now that's something</w:t>
      </w:r>
    </w:p>
  </w:comment>
  <w:comment w:author="Corinna Turner" w:id="14" w:date="2026-07-24T07:15:36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very funny, but it feels like a contrivance to have them leave without Stella's money. Surely a woman like that wouldn't work more than a day in a bank without being fired?</w:t>
      </w:r>
    </w:p>
  </w:comment>
  <w:comment w:author="Naomi Neenan" w:id="11" w:date="2026-07-23T17:05:23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By the end?</w:t>
      </w:r>
    </w:p>
  </w:comment>
  <w:comment w:author="Matthew S" w:id="37" w:date="2026-07-23T11:59:15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how much I want to spell this out, but it’s likely going to get spelled out (or suggested) next chapter. So I’m torn.</w:t>
      </w:r>
    </w:p>
  </w:comment>
  <w:comment w:author="Naomi Neenan" w:id="38" w:date="2026-07-23T17:18:29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Seems fine like this for now, to me at least</w:t>
      </w:r>
    </w:p>
  </w:comment>
  <w:comment w:author="Corinna Turner" w:id="26" w:date="2026-07-24T07:22:44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seems to contradict where it said above that it's not just virtual.</w:t>
      </w:r>
    </w:p>
  </w:comment>
  <w:comment w:author="Corinna Turner" w:id="22" w:date="2026-07-24T07:19:46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you're talking about the tower of worlds again, not Earth. Plus, this is kind of repetition.</w:t>
      </w:r>
    </w:p>
  </w:comment>
  <w:comment w:author="Corinna Turner" w:id="12" w:date="2026-07-24T07:13:50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'tapped him on his shoulder'</w:t>
      </w:r>
    </w:p>
  </w:comment>
  <w:comment w:author="Naomi Neenan" w:id="9" w:date="2026-07-23T17:04:27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found happiness?' 'finally found a place/ way to settle down together?'</w:t>
      </w:r>
    </w:p>
  </w:comment>
  <w:comment w:author="Corinna Turner" w:id="10" w:date="2026-07-24T07:12:52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be better left unarticulated. 'I just thought now that we were together again...' or something unfinished like that.</w:t>
      </w:r>
    </w:p>
  </w:comment>
  <w:comment w:author="Naomi Neenan" w:id="49" w:date="2026-07-23T17:23:25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Aww, this is awesome! I'm so glad the party's staying together</w:t>
      </w:r>
    </w:p>
  </w:comment>
  <w:comment w:author="Corinna Turner" w:id="4" w:date="2026-07-24T07:11:27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this is a US/UK thing, but I would put 'by' here.</w:t>
      </w:r>
    </w:p>
  </w:comment>
  <w:comment w:author="Dylan" w:id="5" w:date="2026-07-24T23:04:58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'with' is fine. (Maybe it is a US thing?)</w:t>
      </w:r>
    </w:p>
  </w:comment>
  <w:comment w:author="Mary Elizabeth Hayes" w:id="6" w:date="2026-07-25T16:57:10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seems fine to me</w:t>
      </w:r>
    </w:p>
  </w:comment>
  <w:comment w:author="Naomi Neenan" w:id="7" w:date="2026-07-23T17:03:48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lives are in danger?'</w:t>
      </w:r>
    </w:p>
  </w:comment>
  <w:comment w:author="Corinna Turner" w:id="8" w:date="2026-07-24T07:12:09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or 'says someone's life is in anger'.</w:t>
      </w:r>
    </w:p>
  </w:comment>
  <w:comment w:author="Corinna Turner" w:id="17" w:date="2026-07-24T07:18:13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Stunned? Not even the slightest bit hostile? Despite not having got to know Lucky beforehand the way the others had?</w:t>
      </w:r>
    </w:p>
  </w:comment>
  <w:comment w:author="Dylan" w:id="18" w:date="2026-07-25T13:02:30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seeing a Perfect among those in the game should be a HUGE shock and surprise- maybe even unlocking some hidden anger within Stella. I would be asking SO many questions if I were Stella.</w:t>
      </w:r>
    </w:p>
  </w:comment>
  <w:comment w:author="Naomi Neenan" w:id="46" w:date="2026-07-23T17:21:47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ooh! This is getting really interesting</w:t>
      </w:r>
    </w:p>
  </w:comment>
  <w:comment w:author="Corinna Turner" w:id="47" w:date="2026-07-24T07:27:28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not, I wonder?</w:t>
      </w:r>
    </w:p>
  </w:comment>
  <w:comment w:author="Corinna Turner" w:id="19" w:date="2026-07-24T07:18:54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w:t>
      </w:r>
    </w:p>
  </w:comment>
  <w:comment w:author="Mary Elizabeth Hayes" w:id="20" w:date="2026-07-25T17:03:01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Interfertile means two races that are able to have children with each other.</w:t>
      </w:r>
    </w:p>
  </w:comment>
  <w:comment w:author="Corinna Turner" w:id="3" w:date="2026-07-24T07:10:34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the terror on Lucky's face. But that terror was real.' ?</w:t>
      </w:r>
    </w:p>
  </w:comment>
  <w:comment w:author="Corinna Turner" w:id="52" w:date="2026-07-24T07:29:28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tortured'</w:t>
      </w:r>
    </w:p>
  </w:comment>
  <w:comment w:author="Naomi Neenan" w:id="28" w:date="2026-07-23T17:13:36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explains why those who reach the top might not want to be sent back</w:t>
      </w:r>
    </w:p>
  </w:comment>
  <w:comment w:author="Corinna Turner" w:id="48" w:date="2026-07-24T07:28:04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clear why she keeps using 'we'. Does she still identify herself so strongly with the Perfects, or did she agree to it in hopes of saving herself?</w:t>
      </w:r>
    </w:p>
  </w:comment>
  <w:comment w:author="Naomi Neenan" w:id="23" w:date="2026-07-23T17:10:49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Perfects?</w:t>
      </w:r>
    </w:p>
  </w:comment>
  <w:comment w:author="Naomi Neenan" w:id="21" w:date="2026-07-23T17:31:27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there weren't any left, how? Fossils? Hair or something left behind?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2026-07-25 1:03 PM UTC</w:t>
      </w:r>
    </w:p>
  </w:comment>
  <w:comment w:author="Matthew Schmidt" w:id="32" w:date="2026-07-23T16:05:16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another chapter name I'm unsure about.</w:t>
      </w:r>
    </w:p>
  </w:comment>
  <w:comment w:author="Naomi Neenan" w:id="33" w:date="2026-07-23T17:35:38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fits, but here are some other ideas if you want them: 'Watchers' (if it's their job to do this kind of watching), 'Cameras/ The Cameras,' 'Supervision/ Supervisors,' 'The Overseers,' 'Surveillance,' or 'Watched?'</w:t>
      </w:r>
    </w:p>
  </w:comment>
  <w:comment w:author="Naomi Neenan" w:id="2" w:date="2026-07-23T17:02:29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such great juxtaposition</w:t>
      </w:r>
    </w:p>
  </w:comment>
  <w:comment w:author="Naomi Neenan" w:id="44" w:date="2026-07-23T17:20:51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that would not be good. Especially with that bank lady</w:t>
      </w:r>
    </w:p>
  </w:comment>
  <w:comment w:author="Naomi Neenan" w:id="34" w:date="2026-07-23T17:29:00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clarifying she means Arete and Hamartia, that the Perfects can send those, would be good. I didn't realise that until now and was a little confused</w:t>
      </w:r>
    </w:p>
  </w:comment>
  <w:comment w:author="Naomi Neenan" w:id="41" w:date="2026-07-23T17:20:15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Oru system's?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Corinna Turner reacted with 👆 at 2026-07-24 7:25 AM UTC</w:t>
      </w:r>
    </w:p>
  </w:comment>
  <w:comment w:author="Naomi Neenan" w:id="40" w:date="2026-07-23T17:19:47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horrible!!! But does sound like what would've happened :(</w:t>
      </w:r>
    </w:p>
  </w:comment>
  <w:comment w:author="Naomi Neenan" w:id="24" w:date="2026-07-23T17:11:31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'began to dissipate instead?'</w:t>
      </w:r>
    </w:p>
  </w:comment>
  <w:comment w:author="Corinna Turner" w:id="25" w:date="2026-07-24T07:21:06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sentence is clunky.</w:t>
      </w:r>
    </w:p>
  </w:comment>
  <w:comment w:author="Dylan" w:id="0" w:date="2026-07-24T23:03:32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it be better for James to make the suggestion (and Lucky to trust him enough to trust Stella)?</w:t>
      </w:r>
    </w:p>
  </w:comment>
  <w:comment w:author="Mary Elizabeth Hayes" w:id="1" w:date="2026-07-25T16:56:21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w:t>
      </w:r>
    </w:p>
  </w:comment>
  <w:comment w:author="Naomi Neenan" w:id="56" w:date="2026-07-23T17:25:39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actually!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2026-07-25 1:19 PM UTC</w:t>
      </w:r>
    </w:p>
  </w:comment>
  <w:comment w:author="Dylan" w:id="57" w:date="2026-07-25T13:20:14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flowed well into what you recently wrote.</w:t>
      </w:r>
    </w:p>
  </w:comment>
  <w:comment w:author="Naomi Neenan" w:id="39" w:date="2026-07-23T17:19:21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James' or James's, whichever you use</w:t>
      </w:r>
    </w:p>
  </w:comment>
  <w:comment w:author="Naomi Neenan" w:id="53" w:date="2026-07-23T17:24:37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lesson, love this bit</w:t>
      </w:r>
    </w:p>
  </w:comment>
  <w:comment w:author="Corinna Turner" w:id="54" w:date="2026-07-24T07:29:43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Stella's a secret Christian.</w:t>
      </w:r>
    </w:p>
  </w:comment>
  <w:comment w:author="Mary Elizabeth Hayes" w:id="55" w:date="2026-07-25T17:13:27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too!</w:t>
      </w:r>
    </w:p>
  </w:comment>
  <w:comment w:author="Naomi Neenan" w:id="50" w:date="2026-07-23T17:24:07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 more questions!</w:t>
      </w:r>
    </w:p>
  </w:comment>
  <w:comment w:author="Mary Elizabeth Hayes" w:id="51" w:date="2026-07-25T17:12:47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Especially since that means that the Perfect purposely sent people there to scout it out and maybe some of them did return.</w:t>
      </w:r>
    </w:p>
  </w:comment>
  <w:comment w:author="Naomi Neenan" w:id="35" w:date="2026-07-23T17:17:54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Or 'like by some kind of streamers?'</w:t>
      </w:r>
    </w:p>
  </w:comment>
  <w:comment w:author="Corinna Turner" w:id="36" w:date="2026-07-24T07:24:51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'streamer'? Do you mean a streaming TV show?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