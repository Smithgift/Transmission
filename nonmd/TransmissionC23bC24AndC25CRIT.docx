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t xml:space="preserve">Tim Ruby: A happy Holdsman in the Blue Sunrise Hold.</w:t>
        <w:br w:type="textWrapping"/>
        <w:t xml:space="preserve">Ralph ML: A big Worker man who leads the party of Wayfarers that James just joined.</w:t>
        <w:br w:type="textWrapping"/>
        <w:t xml:space="preserve">Violet Haskel: A thoughtful Thinker woman in Ralph’s party.</w:t>
        <w:br w:type="textWrapping"/>
        <w:t xml:space="preserve">Fred Python: A tall Worker with Ralph’s party.</w:t>
        <w:br w:type="textWrapping"/>
        <w:t xml:space="preserve">Lucky: A worn Unwanted girl with strong and unusual opinions about the worlds.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12: Months later, the Dragon Trogdolyte Tribe prepares to assault a Labyrinth, one of the dungeons that guards the gates between worlds. They head to the Blue Sunrise Hold, where James meets up with Tim Ruby, an old friend who was transmitted for slacking. James learns that there have been Trog-Hold wars, as recent as years ago, and feels subtly uncomfortable.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13: James learns the rules of the Labyrinth: after opening the door, the would-be worldclimbers have a set time to find their way through the maze until they find the Guardian, and kill it. There’s a time limit, though: if enough time passes, the outer doors shut, and everyone inside must fight or die.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gives James some extra-sweet gear, since if the Tribe doesn’t make it, it’s wasted, and if they do make it, the next world’s machines can produce higher-quality items for cheaper.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14: The Tribe assaults the Labyrinth and gets deep inside. However, there are sheer swarms of scorpions in the boss room, and although they manage to kill most of them and the spawners, they are unable to kill the sub-Guardians fast enough to take on the true Guardian, a giant scorpion. Drake and his party are killed, and an officer orders every to retreat. James dives for the door…</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15: Only James and Wanda, another Trog, escape. They loot the camp for whatever they can find and, for lack of anything else, head back to the Blue Sunrise Hold. But on the way, a group of trolls attacks and kills Wanda, leaving James alone.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16: James is picked up by a patrol of the Blue Sunrise Hold. The Hold agrees to let him stay as long as he behaves, including selling his items to him. He decides to keep some in his inventory or under his bed as needed.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17: James takes to life in the Hold as a new Level 0 Citizen. While the Hold is not an unpleasant place to live, he notices that the same patterns of the Scale are repeated here, including tiers of citizenry and taxation. When a Trog Tribe passes by, he realizes Trogs may not be the answer either, since this Tribes does not want to worldclimb, either.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18: James attends an auction to find the rich Level 2 Citizens spending immense sums on resources the Hold gains, either to grow rare plants, craft powerful items, or, in the case of one woman, simply add to her collection of ultra-rare equipment. James feels distress at this and doesn’t know what to do, but finds his equipment gone.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19: James ends up raging at the Hold over the theft and stirs up enough trouble until he gets thrown in the jail. The Healer in charge of the Hold demands he either decide to become an ordinary, obedient citizen, or leave the Hold… within a week!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20: Unable to find a Trog Tribe, James tries his luck with the Wayfarers. Almost all of the parties reject him, but one takes to his mixture of honesty and forthrightness. They explain that Lucky, one of their members, is convinced that Labyrinth fights are scaled to the number of people entering, and thus the Dragon Trog Tribe was doomed from the start. Lucky agrees to let James join after looking at his mysterious tree screen, and James now has a new party!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21: James’s new party heads over to the hold’s armory surplus, where the quartermaster is incredibly happy to see Lucky of all people. After ca</w:t>
      </w:r>
      <w:del w:author="Corinna Turner" w:id="0" w:date="2026-06-26T14:55:2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u</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ins w:author="Corinna Turner" w:id="1" w:date="2026-06-26T14:55:2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ally paying them </w:t>
      </w:r>
      <w:ins w:author="Corinna Turner" w:id="2" w:date="2026-06-26T14:55:34Z">
        <w:r w:rsidDel="00000000" w:rsidR="00000000" w:rsidRPr="00000000">
          <w:rPr>
            <w:rtl w:val="0"/>
            <w:rPrChange w:author="Corinna Turner" w:id="3" w:date="2026-06-26T14:55:3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 large</w:t>
        </w:r>
      </w:ins>
      <w:del w:author="Corinna Turner" w:id="2" w:date="2026-06-26T14:55:34Z">
        <w:r w:rsidDel="00000000" w:rsidR="00000000" w:rsidRPr="00000000">
          <w:rPr>
            <w:rtl w:val="0"/>
            <w:rPrChange w:author="Corinna Turner" w:id="3" w:date="2026-06-26T14:55:34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an large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sum of materials, the party gets James equipped with high-end gear and weaponry.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22: The party searches the lower tunnels in search of rooms. Lucky, in turns out, is insanely lucky, and any jar of treasure she opens will have insane loot in it. It also seems Lucky and Ralph can interpret the mysterious symbols on room doors. Lucky, however, tends to wander off in the middle of the ‘night’, and Ralph speculates something traumatic must have happened to her.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ARE HERE</w:t>
      </w:r>
      <w:r w:rsidDel="00000000" w:rsidR="00000000" w:rsidRPr="00000000">
        <w:rPr>
          <w:rtl w:val="0"/>
        </w:rPr>
      </w:r>
    </w:p>
    <w:bookmarkStart w:colFirst="0" w:colLast="0" w:name="aicqs6y9mfhp" w:id="0"/>
    <w:bookmarkEnd w:id="0"/>
    <w:p w:rsidR="00000000" w:rsidDel="00000000" w:rsidP="00000000" w:rsidRDefault="00000000" w:rsidRPr="00000000" w14:paraId="00000022">
      <w:pPr>
        <w:pStyle w:val="Heading2"/>
        <w:rPr/>
      </w:pPr>
      <w:commentRangeStart w:id="0"/>
      <w:commentRangeStart w:id="1"/>
      <w:r w:rsidDel="00000000" w:rsidR="00000000" w:rsidRPr="00000000">
        <w:rPr>
          <w:rtl w:val="0"/>
        </w:rPr>
        <w:t xml:space="preserve">Salamanders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now understood why the rest of the party was so protective of Lucky. While it wasn’t literally every jar, somehow Lucky almost always got great loot. For some reason she kept getting ‘those nurcking </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useless white bowls</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Ralph called them, but even despite that, she found the most crazy things.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she indeed shied away from touch. When they visited Holds, they always made sure to keep Lucky away from danger, even if it meant </w:t>
      </w:r>
      <w:commentRangeStart w:id="3"/>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squeezing five people in a room meant for two.</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Ralph was right. Their party really was welcome wherever they went, since they had so much loot they could more or less dump it on a Hold to get whatever they needed. More than once James saw a Hold subtly suggest they stick around.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Lucky’s part, she seemed to trust the rest of the party a little, and as far as James could tell she was with them entirely willingly. But she still never got too physically close to anyone, and would sometimes head off by herself.</w:t>
      </w:r>
    </w:p>
    <w:p w:rsidR="00000000" w:rsidDel="00000000" w:rsidP="00000000" w:rsidRDefault="00000000" w:rsidRPr="00000000" w14:paraId="00000027">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meal around a fire, James looked at his stats. Even if he was probably more elite than Drake’s old party now, his Trickery was still too low to have qualified as a Salamander among the late Tribe. He still wore his bandana to the side as a Salamander, anyway. Didn’t he deserve it?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 A: 16+9</w:t>
        <w:br w:type="textWrapping"/>
        <w:t xml:space="preserve">Strength B: 16+0</w:t>
        <w:br w:type="textWrapping"/>
        <w:t xml:space="preserve">Magic: 1</w:t>
        <w:br w:type="textWrapping"/>
        <w:t xml:space="preserve">Speed: 8+12</w:t>
        <w:br w:type="textWrapping"/>
        <w:t xml:space="preserve">Trickery: 5</w:t>
        <w:br w:type="textWrapping"/>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Magic use: 0%</w:t>
        <w:br w:type="textWrapping"/>
        <w:t xml:space="preserve">Wounds: 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didn’t know how he had managed to gain one more point of Trickery, despite never opening a door or a jar. But somehow he did, and he wasn’t going to complain.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are you listening?” Violet asked.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shook his head. “Sorry. What?”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were asking if you felt up to an assault on a Labyrinth,” Lucky said.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would have immediately said yes, earlier. But he knew that a bad assault could lead to him losing his admittedly incredible luck with being in this party. Did he want to risk it all on a roll of the dice?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Yet, he was now skilled with working with them, and even if he didn’t have quite as much experience as the others, he still was pretty good at adventuring now.</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James said.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“Lucky’s working out the schedule,” Ralph said.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we head to the Labyrinth near the Solar—” Fred started.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said.</w:t>
      </w:r>
      <w:ins w:author="Naomi Neenan" w:id="4" w:date="2026-06-25T16:58:1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even think about them.”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thought that’s closer to us,” James said.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it’s too close,” Lucky said.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Solar Festival Hold is… ‘a cult’ would be putting it mildly,” Ralph said. “The only reason they haven’t started a war with nearby Holds is that they’d probably lose, since they’ve already offended everyone else. Lucky’s had a bad experience with them in the past, too.”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gates are still too close,” Lucky said. “We’d arrive on an unlucky day.”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settles it then,” Ralph said. No one but Fred ever argued with Lucky’s strange opinions on luck. “W</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hat else</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we circle back to near Blue Sunrise, we can hit the one nearby,” Lucky said. “We need to wait two days, but then it’ll be a perfect day.”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James started.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looked at him.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“That’s where we—the Dragon Trog Tribe—were destroyed,” James said.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if the schedule only works that way…” Violet said.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are there any… you know,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other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lucky days?” Fred asked.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shook her head. “Not any time soon.” She turned to James. “It’s going to be OK, James. We won’t be attacking in a large group.”</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I’m not doubting you, Lucky,” James started, though on some level he did. “If Labyrinths really are scaled to the number of people going in, why don’t Trogs hold back some members?”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and I have talked about it,” Violet said. “The problem is, no one wants to be left behind, but a worldclimbing Tribe has to worldclimb, right? So it’s a situation where they’re always going to be throwing more people at the Labyrinth, even if it hurts. </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they don’t necessarily believe it will.”</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“Anyway,” Ralph said. “So we hit the Labyrinth near Blue Sunrise on the day Lucky really likes. She already found the key fragment to it last time we were nearby. All in favor?”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but James raised their hands, </w:t>
      </w: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James</w:t>
      </w:r>
      <w:commentRangeEnd w:id="7"/>
      <w:r w:rsidDel="00000000" w:rsidR="00000000" w:rsidRPr="00000000">
        <w:commentReference w:id="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raised his after a moment.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it’s decided. Fred, start crafting that key.”</w:t>
      </w:r>
    </w:p>
    <w:p w:rsidR="00000000" w:rsidDel="00000000" w:rsidP="00000000" w:rsidRDefault="00000000" w:rsidRPr="00000000" w14:paraId="00000046">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couldn’t help but feel a mixture of building worry and excitement as they approached that same gate. At least they wouldn’t be stopping by Blue Sunrise, since James didn’t know if, </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or not,</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he’d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welcome.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arrived at the Labyrinth gates to find a massive Trog Tribe already camped outside, with yellow banners showing a</w:t>
      </w:r>
      <w:commentRangeStart w:id="9"/>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lion rampant</w:t>
      </w:r>
      <w:commentRangeEnd w:id="9"/>
      <w:r w:rsidDel="00000000" w:rsidR="00000000" w:rsidRPr="00000000">
        <w:commentReference w:id="9"/>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Judging by the sheer size of the camp, James judged it was between three to four times the size of the Dragons, perhaps at the upper limit to how large a Tribe could grow before it simply couldn’t find enough resources to sustain itself.</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keep our distance,” Ralph said.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Scouts approached, in the colorful yellow bandannas of the Lion Trogdolyte Tribe. “Hey, what are you doing here?” one asked.</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here to assault the Labyrinth,” Ralph said.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“Really?” The scout looked them up and down, and lingered on the quality of their weapons. “You’d be welcome as one of our stage two Salamanders.”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looked to Lucky, who shook her head vociferously. Fred opened his mouth to speak, but Lucky shot him a death glare, and he didn’t. “We’ll talk about it,” Ralph said, and motioned a thumbs-up towards Lucky.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right,” the scout said. “You sure you don’t want to share our camp at least?”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looked at Lucky, who shook her head again. “That’s OK,” Ralph said.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scout shrugged. “Just let us know before tomorrow, because we’re attacking as soon as we’ve had breakfast.” They headed off.</w:t>
      </w:r>
    </w:p>
    <w:p w:rsidR="00000000" w:rsidDel="00000000" w:rsidP="00000000" w:rsidRDefault="00000000" w:rsidRPr="00000000" w14:paraId="00000051">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started a fire in a nearby cavern, far enough that they couldn’t be accused of plotting to sabotage the Lions. Even if they wouldn’t survive—one party of very well</w:t>
      </w:r>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11"/>
      <w:r w:rsidDel="00000000" w:rsidR="00000000" w:rsidRPr="00000000">
        <w:commentReference w:id="1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equipped Wayfarers still couldn’t take on a Trog Tribe—they might still be able to nurck up the Lions’ plans. Fred had told James stories of Transmitted who had dedicated entire lives to trying to get back at some earlier slight. When everyone was theoretically immortal, grudges that piled up never got buried.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what?” James asked.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you said the next lucky day was going to be a while, right?” Ralph said.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while, yeah,” Lucky said. “Two days from now is our best bet.”</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just don’t get it,” Fred said. “What’s special about waiting two days?”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a very lucky day,” Lucky said matter-of-factly.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just is,” Lucky insisted.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Fred said, raising his voice. “The Lions are willing to let us help. And we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help them. We’re much better off joining their assault than going it by ourselves.”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“Haven’t you heard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anything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what we’ve talked about?” Violet said. “The fight is scaled to the number of attackers.”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but all we have is Lucky’s hunch on that,” Fred said.</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all agreed not to question Lucky’s hunches,” Ralph said.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Lucky is insanely lucky. But this could be a life-or-death decision,” Fred said patiently. “Because if we attack and lose, it doesn’t matter how lucky Lucky was. We’re still dead.”</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two days from now more lucky than tomorrow?” James asked.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“It’ll be a special day,” Lucky said. “It will make a big difference.”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“We’ll have better luck on 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Fred shook his head. “OK, say we wait, but then the Lions actually make it tomorrow. Now what?”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“Can’t we try the day after that, anyway?” James asked.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because the gates will disappear permanently. And before you ask ‘why not just craft a key for a different Labyrinth?’ I already finished crafting the key for this one. We’re out of white shinejewels, and the only other key fragment we have is for the Labyrinth near the Solar Festival. So unless Lucky is planning to luck us up the materials for another gate, we’re just nurcked if the Lions win.”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won’t,” Lucky said. “Their Tribe is just too large.”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we guess wrong—” Fred said, voice raising another notch.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Violet interrupted.</w:t>
      </w:r>
      <w:ins w:author="Naomi Neenan" w:id="5" w:date="2026-06-25T17:06:3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”Worst case scenario, it’s just a matter of time before we have another </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opportunity</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luck us up more materials?” James asked.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shrugged. “I can’t guarantee any given drop. Fortune is finicky like that.”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you know that two days from now is lucky.”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course,” Lucky said. “It’s very lucky.”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still only a matter of time,” Violet insisted. “Because Lucky still finds things eventually.”</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“Sure, and eventually one of us is going to buy it like Dave did,” Fred said. “Could even be Lucky.”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shook his head. “We need to put it to a vote. Everyone in favor of waiting the two days, raise your left hand. Everyone in favor of joining the Trogs, raise your right hand.”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and Violet raised their left hand. Only Fred raised his right hand. James and Ralph didn’t raise either.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“Is this a tie or what?” Fred asked.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you need to pick a side,” Violet said. “Pick ours. You know how Lucky is always right.”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always,” Fred said.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know how Lucky is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frequently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right.”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thinking,” James said</w:t>
      </w:r>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crackle of burning cavewood filled the empty space.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a moment, Ralph shook his head, then raised his left hand. “I’ve been traveling with Lucky in one party or another for close to a year now, and she just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decided, then,” Violet said.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“C’mon, James, you should at least agree with me,” Fred pleaded.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thought about it a little more. “Not that it matters,” he said. “But I think Lucky is at least right about scaling the fight. It’s the sort of dung the Perfects would pull.”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nodded, including Fred.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we wait,” Ralph said.</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“Fine, fine,” Fred grumbled. “I give in. We wait.”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“Let’s be really cautious, though,” Ralph said. “I have to admit I don’t trust the Lions. Lucky… would you mind not wandering off tonight?”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“Happy to,” Lucky said. “I’ll be on watch.</w:t>
      </w:r>
      <w:commentRangeStart w:id="15"/>
      <w:commentRangeStart w:id="16"/>
      <w:commentRangeStart w:id="17"/>
      <w:commentRangeStart w:id="18"/>
      <w:commentRangeStart w:id="1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80">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night, James was also on watch. He noticed Lucky trembling, sitting a distance away from the sleeping rest of the party. He sat a little close to her, but enough to give her plenty of personal space. “Everything OK?” he whispered.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turned to him, watching him with that strange fear and distance she always showed the rest of the party. “So many things could go wrong tomorrow,” she admitted.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“Wasn’t tomorrow supposed to be really lucky?” James said in what he hoped was a teasing voice.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things are luck. Some things are up to us. It’s the second part I’m worried about.”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if there was anything he could say to reassure her. “Do you want a hug?” he eventually asked.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shook her head. “I’m fine.”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later that night, James could hear her soft crying. When he listened closely, he could hear her say just one thing.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commentRangeStart w:id="20"/>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 want to get out.”</w:t>
      </w:r>
      <w:commentRangeEnd w:id="20"/>
      <w:r w:rsidDel="00000000" w:rsidR="00000000" w:rsidRPr="00000000">
        <w:commentReference w:id="20"/>
      </w:r>
      <w:r w:rsidDel="00000000" w:rsidR="00000000" w:rsidRPr="00000000">
        <w:rPr>
          <w:rtl w:val="0"/>
        </w:rPr>
      </w:r>
    </w:p>
    <w:bookmarkStart w:colFirst="0" w:colLast="0" w:name="1pyfigfkzt39" w:id="1"/>
    <w:bookmarkEnd w:id="1"/>
    <w:p w:rsidR="00000000" w:rsidDel="00000000" w:rsidP="00000000" w:rsidRDefault="00000000" w:rsidRPr="00000000" w14:paraId="00000089">
      <w:pPr>
        <w:pStyle w:val="Heading2"/>
        <w:rPr/>
      </w:pPr>
      <w:r w:rsidDel="00000000" w:rsidR="00000000" w:rsidRPr="00000000">
        <w:rPr>
          <w:rtl w:val="0"/>
        </w:rPr>
        <w:t xml:space="preserve">Waiting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never </w:t>
      </w:r>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got great sleep</w:t>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w:t>
      </w:r>
      <w:commentRangeEnd w:id="22"/>
      <w:r w:rsidDel="00000000" w:rsidR="00000000" w:rsidRPr="00000000">
        <w:commentReference w:id="2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watch, so even after he had a chance to </w:t>
      </w:r>
      <w:commentRangeStart w:id="2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sleep</w:t>
      </w:r>
      <w:commentRangeEnd w:id="23"/>
      <w:r w:rsidDel="00000000" w:rsidR="00000000" w:rsidRPr="00000000">
        <w:commentReference w:id="2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was still bleary-eyed when the gates ground open.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starting,” Fred said.</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we want to watch?” James asked.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shook his head vigorously. “They might assume we’re up to no good. We’ll just have to wait.”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only going to be two and half hours before the gates close, anyway,” Violet said. “We can check then.”</w:t>
      </w:r>
    </w:p>
    <w:p w:rsidR="00000000" w:rsidDel="00000000" w:rsidP="00000000" w:rsidRDefault="00000000" w:rsidRPr="00000000" w14:paraId="0000008F">
      <w:pPr>
        <w:rPr/>
      </w:pPr>
      <w:r w:rsidDel="00000000" w:rsidR="00000000" w:rsidRPr="00000000">
        <w:rPr/>
        <mc:AlternateContent>
          <mc:Choice Requires="wpg">
            <w:drawing>
              <wp:inline distB="0" distT="0" distL="0" distR="0">
                <wp:extent cx="5953125" cy="28575"/>
                <wp:effectExtent b="0" l="0" r="0" t="0"/>
                <wp:docPr id="6" name=""/>
                <a:graphic>
                  <a:graphicData uri="http://schemas.microsoft.com/office/word/2010/wordprocessingShape">
                    <wps:wsp>
                      <wps:cNvSpPr/>
                      <wps:cNvPr id="7" name="Shape 7"/>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they waited. They didn’t want to venture too far downwards in case they found a powerful monster and used up a scroll or salve, so they sat around and talked.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Fred had at least shut up about waiting, but James could tell he still didn’t give up the argument internally. Lucky looked distant, as she often did. Ralph tried to cheer everyone up with jokes and tall tales. After a time of no one but him laughing he stopped. That left Violet and James to try unsuccessfully to talk about anything.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the Surface like, anyway?” James asked. “I mean, what do people do up there?”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looked glum. “Fight each other, unfortunately.”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why?” James asked.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heard of the War of Indenture?” Violet asked.</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w:t>
      </w:r>
      <w:commentRangeStart w:id="2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might understand it better than most. You left Blue Sunrise because you wanted to worldclimb, right?”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James said, which was close enough to the truth.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you figure a lot of other worldclimbers are like us, right? Ambitious, ready for adventure, willing to brave danger and take risks?”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you getting at?” James asked.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enough food up there,” Ralph shook his head.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enough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agriculture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be clear,” Lucky said, </w:t>
      </w:r>
      <w:commentRangeStart w:id="2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words she had spoken in a while</w:t>
      </w:r>
      <w:commentRangeEnd w:id="25"/>
      <w:r w:rsidDel="00000000" w:rsidR="00000000" w:rsidRPr="00000000">
        <w:commentReference w:id="2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“Basically, there’s not enough food that grows naturally on the Surface, and most of the monster meat is inedible,” Violet explained. “The only way for a large-scale settlement to survive is to farm heavily. Meanwhile, the machinery needed to produce the gear </w:t>
      </w:r>
      <w:commentRangeStart w:id="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needed</w:t>
      </w:r>
      <w:commentRangeEnd w:id="26"/>
      <w:r w:rsidDel="00000000" w:rsidR="00000000" w:rsidRPr="00000000">
        <w:commentReference w:id="2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survive up there is too heavy to be moved by nomadic tribes like the Trogs down here. So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needs to give up on adventuring to feed the settlements, and by ‘someone’ I mean the majority of the Surface’s population. But no one wants to be that someone if he can help it.”</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if the War ever had a beginning, but it’s been going on for decades,” Lucky said. “Some cities, the Slave Powers, raid new worldclimbers and the Free Powers to acquire slaves, who work their fields and service their machines. The Free Powers rely on a mixture of capitalism, voluntary sacrifice, and anger towards the injustice of the Slave Powers to have people work their fields willingly.”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 confused. How can these slave cities keep slaves?” James asked. “Wouldn’t they just run away or commit suicide?”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not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quite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slaves,” Violet said. “It’s more like a harsher version of a Hold, where you gain rights over a series of years, and after that you’re a new citizen. Some people are willing to be indentured as long as it takes to get free, rather than have to try to worldclimb again.”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“Same difference in the end,” Lucky said with sudden anger. “They just make sure that only a few of the most loyal ‘indentured servants’ ever reach their freedom. And then they make slave life tolerable enough that people give up on trying to change their fate. Well-treated slaves are still slaves.”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where the anger came from—whether Lucky had herself been one of the </w:t>
      </w:r>
      <w:commentRangeStart w:id="27"/>
      <w:commentRangeStart w:id="28"/>
      <w:commentRangeStart w:id="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luckless</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worldclimbers who had gotten kidnapped. But she was an Unwanted. She had to sympathize with the lowest class more than </w:t>
      </w:r>
      <w:commentRangeStart w:id="30"/>
      <w:commentRangeStart w:id="3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of the rest of them</w:t>
      </w:r>
      <w:commentRangeEnd w:id="30"/>
      <w:r w:rsidDel="00000000" w:rsidR="00000000" w:rsidRPr="00000000">
        <w:commentReference w:id="30"/>
      </w:r>
      <w:commentRangeEnd w:id="31"/>
      <w:r w:rsidDel="00000000" w:rsidR="00000000" w:rsidRPr="00000000">
        <w:commentReference w:id="3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still try to worldclimb up, of course,” Ralph said. “But considering that to do so—” He was cut off by the rumble. “Gate’s closing. Let’s look.”</w:t>
      </w:r>
    </w:p>
    <w:p w:rsidR="00000000" w:rsidDel="00000000" w:rsidP="00000000" w:rsidRDefault="00000000" w:rsidRPr="00000000" w14:paraId="000000A4">
      <w:pPr>
        <w:rPr/>
      </w:pPr>
      <w:r w:rsidDel="00000000" w:rsidR="00000000" w:rsidRPr="00000000">
        <w:rPr/>
        <mc:AlternateContent>
          <mc:Choice Requires="wpg">
            <w:drawing>
              <wp:inline distB="0" distT="0" distL="0" distR="0">
                <wp:extent cx="5953125" cy="28575"/>
                <wp:effectExtent b="0" l="0" r="0" t="0"/>
                <wp:docPr id="5" name=""/>
                <a:graphic>
                  <a:graphicData uri="http://schemas.microsoft.com/office/word/2010/wordprocessingShape">
                    <wps:wsp>
                      <wps:cNvSpPr/>
                      <wps:cNvPr id="6" name="Shape 6"/>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heard of people who tried to get psychiatric help on Earth. The Healers did officially treat it. But they also were reporting to the Watchers, so you could never really trust them unless you were struggling with something that did not involve the Scale. James had never gone himself. But he had read the word “PTSD” in the occasional contraband book or pre-Collapse entertainment.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didn’t realize what it was like until he saw the empty camp, and nearly bolted from the cavern.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 shouted a warning. No one was even there to greet them. Piles of rejected gear and opened crates lay around in a far too familiar mess. If the Lions had tried to retreat, none of them had made it out.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can we tell if they’ve lost?” James asked.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“Lights will glow black on the door,” Ralph said.</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we search the camp…?” Violet asked.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they couldn’t use it we don’t need it,” James snapped with more emotion than he realized he had.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has a point,” Fred said.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runes on the door grew dimmer and dimmer. “Not a good sign,” Ralph said. He shook his head as they flickered. “They’ve almost certainly lost at this point.”</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runes turned completely dark, then back to dull.</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didn’t make it,” Violet said.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went over to a crate and kicked it, then drew his spear and started stabbing into it.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Violet said. “James, calm down—”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“THOSE NURCKING IDIOTS!” James screamed. “</w:t>
      </w:r>
      <w:commentRangeStart w:id="32"/>
      <w:commentRangeStart w:id="33"/>
      <w:commentRangeStart w:id="34"/>
      <w:commentRangeStart w:id="3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should have… not done that.</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fell to his knees, and listlessly speared the remains of the crate.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Violet said. “They didn’t know. There’s no way they could have known—”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the nurcking dungpit Perfects should have told them!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Violet hugged him, and he started crying. At least tears worked in this nurcked up world with its nurcked up systems.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just wanted to be home again, with Mom and Stella, and just… happy.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w:t>
      </w:r>
      <w:del w:author="Naomi Neenan" w:id="6" w:date="2026-06-25T19:03:3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_</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w:t>
      </w:r>
      <w:del w:author="Naomi Neenan" w:id="7" w:date="2026-06-25T19:03:3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__</w:delText>
        </w:r>
      </w:del>
      <w:r w:rsidDel="00000000" w:rsidR="00000000" w:rsidRPr="00000000">
        <w:rPr>
          <w:rtl w:val="0"/>
        </w:rPr>
      </w:r>
    </w:p>
    <w:bookmarkStart w:colFirst="0" w:colLast="0" w:name="o8q24vz84qwk" w:id="2"/>
    <w:bookmarkEnd w:id="2"/>
    <w:p w:rsidR="00000000" w:rsidDel="00000000" w:rsidP="00000000" w:rsidRDefault="00000000" w:rsidRPr="00000000" w14:paraId="000000B8">
      <w:pPr>
        <w:pStyle w:val="Heading1"/>
        <w:rPr/>
      </w:pPr>
      <w:r w:rsidDel="00000000" w:rsidR="00000000" w:rsidRPr="00000000">
        <w:rPr>
          <w:rtl w:val="0"/>
        </w:rPr>
        <w:t xml:space="preserve">The Perfect Day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recovered by the time they got back to their small camp. No one even suggested trying to hide out in the late Tribe’s camp, </w:t>
      </w:r>
      <w:commentRangeStart w:id="36"/>
      <w:commentRangeStart w:id="3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defensible</w:t>
      </w:r>
      <w:commentRangeEnd w:id="36"/>
      <w:r w:rsidDel="00000000" w:rsidR="00000000" w:rsidRPr="00000000">
        <w:commentReference w:id="36"/>
      </w:r>
      <w:commentRangeEnd w:id="37"/>
      <w:r w:rsidDel="00000000" w:rsidR="00000000" w:rsidRPr="00000000">
        <w:commentReference w:id="3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it was.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Fred, to his credit, did not try to joke about being wrong after all</w:t>
      </w:r>
      <w:commentRangeStart w:id="38"/>
      <w:commentRangeStart w:id="3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8"/>
      <w:r w:rsidDel="00000000" w:rsidR="00000000" w:rsidRPr="00000000">
        <w:commentReference w:id="38"/>
      </w:r>
      <w:commentRangeEnd w:id="39"/>
      <w:r w:rsidDel="00000000" w:rsidR="00000000" w:rsidRPr="00000000">
        <w:commentReference w:id="3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just sat around their campfire, and soon enough it was time to sleep. Violet and Ralph were on watch that night, and James slept very deeply.</w:t>
      </w:r>
    </w:p>
    <w:p w:rsidR="00000000" w:rsidDel="00000000" w:rsidP="00000000" w:rsidRDefault="00000000" w:rsidRPr="00000000" w14:paraId="000000BB">
      <w:pPr>
        <w:rPr/>
      </w:pPr>
      <w:r w:rsidDel="00000000" w:rsidR="00000000" w:rsidRPr="00000000">
        <w:rPr/>
        <mc:AlternateContent>
          <mc:Choice Requires="wpg">
            <w:drawing>
              <wp:inline distB="0" distT="0" distL="0" distR="0">
                <wp:extent cx="5953125" cy="28575"/>
                <wp:effectExtent b="0" l="0" r="0" t="0"/>
                <wp:docPr id="7" name=""/>
                <a:graphic>
                  <a:graphicData uri="http://schemas.microsoft.com/office/word/2010/wordprocessingShape">
                    <wps:wsp>
                      <wps:cNvSpPr/>
                      <wps:cNvPr id="8" name="Shape 8"/>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morning, on the way back, Fred asked “Are you absolutely sure this is the perfect day</w:t>
      </w:r>
      <w:commentRangeStart w:id="4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0"/>
      <w:r w:rsidDel="00000000" w:rsidR="00000000" w:rsidRPr="00000000">
        <w:commentReference w:id="4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is,” Lucky said. But even she seemed more subdued than normal.</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gates to the Labyrinth stood motionless, as if unbothered by gawking humans. James cleared his throat. “Last time I was in there, we fought a bunch of scorpions.”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“Should still be scorpions, then,” Ralph said. “Boss doesn’t change. The maze does, though.”</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approached the gates. James wondered if the runes on this gate had been designed to tell what lay within, just through some inscrutable means like the doors of rooms.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“Listen up,” Ralph said, his words more solemn and commanding. “When you’re scouting a Labyrinth, you always take the leftmost path. I’ll be in front marking the walls. If it’s an X, we’ve already been down that path, so take the next leftmost path. If I don’t make it, then Violet will mark them, then Lucky, James, and Fred. That’s the order we’ll be traveling in. We’ll eventually reach the entrance to the central chamber as long as we follow those rules.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matter what happens, we’re not retreating. We either die together or worldclimb</w:t>
      </w:r>
      <w:commentRangeStart w:id="4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1"/>
      <w:r w:rsidDel="00000000" w:rsidR="00000000" w:rsidRPr="00000000">
        <w:commentReference w:id="4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Everyone ready?”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“Ready,” Violet said.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moment,” Fred popped a pill in his mouth. “Ready.”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“Ready,” James said, feeling a sudden burst of courage.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“Ready,” Lucky said quietly.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Ralph took out the glowing orange key and stuck it into the gates. They ground open, and in the party charged.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 </w:t>
      </w:r>
      <w:commentRangeStart w:id="4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somehow </w:t>
      </w:r>
      <w:commentRangeEnd w:id="42"/>
      <w:r w:rsidDel="00000000" w:rsidR="00000000" w:rsidRPr="00000000">
        <w:commentReference w:id="4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immediately tell Lucky was right. They encountered monsters, but they were fewer and of weaker variants, not the swarms the Dragons and presumably the Lions had encountered. He still took the occasional scratch even with his heavy armor, though it didn’t really matter, since they were going through the Labyrinth so quickly.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stumbled into the central chamber early. “Spawners first, sub-Guardians, then the Guardians,” Ralph said. “Go!” He kicked down the door and then things immediately went wrong.</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glimpse James saw was of a chamber with only a handful of skeletal scorpion spawners, though the gigantic black Guardian-scorpion was still defended by four—no, three—red sub-Guardian scorpions. The problem was that the monsters from the maze charged them from the rear at the same time the spawners </w:t>
      </w:r>
      <w:commentRangeStart w:id="4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unflashed</w:t>
      </w:r>
      <w:commentRangeEnd w:id="43"/>
      <w:r w:rsidDel="00000000" w:rsidR="00000000" w:rsidRPr="00000000">
        <w:commentReference w:id="4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unlight and suddenly there were swarms after all.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have much chance to think. He thrust his spear at a red troll only to narrowly avoid his brain caving in from its club. Fred pulled and ripped a scroll that gave them an ice wall</w:t>
      </w:r>
      <w:commentRangeStart w:id="4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4"/>
      <w:r w:rsidDel="00000000" w:rsidR="00000000" w:rsidRPr="00000000">
        <w:commentReference w:id="4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“Ralph!” Lucky screamed from behind, but James was too busy spiking the spiders that clambered over the wall.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“Fall inside!” Ralph called, and James didn’t hesitate. Fred did for one moment, and an enormous crab turned his other hand into a mess of red before he cut back with his Phoenix Sword. </w:t>
      </w:r>
      <w:commentRangeStart w:id="4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they were all inside</w:t>
      </w:r>
      <w:commentRangeStart w:id="4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party had been scattered all over. </w:t>
      </w:r>
      <w:commentRangeEnd w:id="45"/>
      <w:r w:rsidDel="00000000" w:rsidR="00000000" w:rsidRPr="00000000">
        <w:commentReference w:id="4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was charging one spawner on the left, while Violet and Ralph </w:t>
      </w:r>
      <w:ins w:author="Naomi Neenan" w:id="8" w:date="2026-06-25T19:10:3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trying to reach the nearest spawner on the right. Masses of scorpions </w:t>
      </w:r>
      <w:commentRangeStart w:id="4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lay</w:t>
      </w:r>
      <w:commentRangeEnd w:id="47"/>
      <w:r w:rsidDel="00000000" w:rsidR="00000000" w:rsidRPr="00000000">
        <w:commentReference w:id="4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everywhere.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 the spawners!” Fred called, holding his own against the monsters trying to break inside. James ran towards Lucky, but one of the giant red scorpions charged him.</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stood his ground, shoved the spear into it. It hissed and tried to retreat. James threw a bola that wrapped around the stinger. Its claw scraped down his leg. A few more</w:t>
      </w:r>
      <w:commentRangeStart w:id="4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stabs he </w:t>
      </w:r>
      <w:commentRangeEnd w:id="48"/>
      <w:r w:rsidDel="00000000" w:rsidR="00000000" w:rsidRPr="00000000">
        <w:commentReference w:id="4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had killed the sub-Guardian, but then could barely stand.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reached into his inventory to find an instant healing pill, but a skeletal scorpion jumped on him just as he almost had it in his </w:t>
      </w:r>
      <w:ins w:author="Naomi Neenan" w:id="9" w:date="2026-06-25T19:11:4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Fred sliced it in two with his Phoenix Sword, but he was covered in red cuts.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grabbed the pill and stuffed it down his throat. He also grabbed a scroll, tore it, and pointed at the nearest sub-Guardian. It was struck by an immense boulder, and squashed like a bug. Fred ran, screaming a battle cry, after the remaining sub-Guardian.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“Spawners are down!” Ralph shouted. “Get the-augh!”</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Lucky shouted a strangely musical battle cry and James watched as fire spear after fire spear after fire spear slammed into the Guardian. The remaining sub-Guardian tried to reach it, but Ralph cut it down with his axe.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2" w:date="2026-06-25T19:12:16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got out another scroll, ripped it, and pointed at the Guardian. A fire spear struck it, almost </w:t>
      </w:r>
      <w:ins w:author="Naomi Neenan" w:id="10" w:date="2026-06-25T19:12:10Z">
        <w:r w:rsidDel="00000000" w:rsidR="00000000" w:rsidRPr="00000000">
          <w:rPr>
            <w:rtl w:val="0"/>
            <w:rPrChange w:author="Naomi Neenan" w:id="11" w:date="2026-06-25T19:12:10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unnoticeable</w:t>
        </w:r>
      </w:ins>
      <w:del w:author="Naomi Neenan" w:id="10" w:date="2026-06-25T19:12:10Z">
        <w:r w:rsidDel="00000000" w:rsidR="00000000" w:rsidRPr="00000000">
          <w:rPr>
            <w:rtl w:val="0"/>
            <w:rPrChange w:author="Naomi Neenan" w:id="11" w:date="2026-06-25T19:12:10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unnoticable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steady fire spears from Lucky. Then suddenly the Guardian exploded into </w:t>
      </w:r>
      <w:commentRangeStart w:id="4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light.</w:t>
      </w:r>
      <w:ins w:author="Naomi Neenan" w:id="12" w:date="2026-06-25T19:12:16Z">
        <w:commentRangeEnd w:id="49"/>
        <w:r w:rsidDel="00000000" w:rsidR="00000000" w:rsidRPr="00000000">
          <w:commentReference w:id="49"/>
        </w:r>
        <w:r w:rsidDel="00000000" w:rsidR="00000000" w:rsidRPr="00000000">
          <w:rPr>
            <w:rtl w:val="0"/>
          </w:rPr>
        </w:r>
      </w:ins>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2" w:date="2026-06-25T19:12:16Z"/>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2" w:date="2026-06-25T19:12:16Z">
        <w:r w:rsidDel="00000000" w:rsidR="00000000" w:rsidRPr="00000000">
          <w:rPr>
            <w:rtl w:val="0"/>
          </w:rPr>
        </w:r>
      </w:ins>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2" w:date="2026-06-25T19:12:16Z"/>
          <w:color w:val="006466"/>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2" w:date="2026-06-25T19:12:16Z">
        <w:r w:rsidDel="00000000" w:rsidR="00000000" w:rsidRPr="00000000">
          <w:rPr>
            <w:color w:val="006466"/>
            <w:rtl w:val="0"/>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with this one, and the rewrite worked really well! </w:t>
        </w:r>
      </w:ins>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12" w:date="2026-06-25T19:12:16Z"/>
          <w:color w:val="006466"/>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2" w:date="2026-06-25T19:12:16Z">
        <w:r w:rsidDel="00000000" w:rsidR="00000000" w:rsidRPr="00000000">
          <w:rPr>
            <w:color w:val="006466"/>
            <w:rtl w:val="0"/>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All I had to note was a suggestion for James to either say or mentally wish he or another party member had warned the Lions that fights were scaled. I get that, in a way, they wanted the Lions to fail, but I still feel like James would at some point wish there was a way he could have stopped them from being destroyed like the Dragons. Or maybe his distrust of them at the start keeps him from thinking it then, but then he does after seeing the camps? Though he could comfort himself after thinking that if he had tried to warn them, he knew how tightly knit Trog Tribes were and that they either wouldn’t have believed him or they would’ve wanted to stay together?</w:t>
        </w:r>
      </w:ins>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4" w:date="2026-06-26T22:35:06Z"/>
          <w:color w:val="006466"/>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12" w:date="2026-06-25T19:12:16Z">
        <w:r w:rsidDel="00000000" w:rsidR="00000000" w:rsidRPr="00000000">
          <w:rPr>
            <w:color w:val="006466"/>
            <w:rtl w:val="0"/>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Other than that small thing though, these chapters were awesome, and the labyrinth sequence and boss fight was super intense! I’m wondering if the bosses themselves become stronger too with more people, or maybe Lucky’s fire spears were just really strong. But I’m SO glad James finally gets to move on to the surface, and I’m looking forward to discovering what he finds there!</w:t>
        </w:r>
      </w:ins>
      <w:ins w:author="Mary Elizabeth Hayes" w:id="14" w:date="2026-06-26T22:35:06Z">
        <w:r w:rsidDel="00000000" w:rsidR="00000000" w:rsidRPr="00000000">
          <w:rPr>
            <w:rtl w:val="0"/>
          </w:rPr>
        </w:r>
      </w:ins>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14" w:date="2026-06-26T22:35:06Z"/>
          <w:color w:val="006466"/>
          <w:rPrChange w:author="Naomi Neenan" w:id="13" w:date="2026-06-25T19:12:16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4" w:date="2026-06-26T22:35:06Z">
        <w:r w:rsidDel="00000000" w:rsidR="00000000" w:rsidRPr="00000000">
          <w:rPr>
            <w:rtl w:val="0"/>
          </w:rPr>
        </w:r>
      </w:ins>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6" w:date="2026-06-27T02:26:35Z"/>
          <w:color w:val="0000ff"/>
          <w:rPrChange w:author="Mary Elizabeth Hayes" w:id="15" w:date="2026-06-26T22:35:06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14" w:date="2026-06-26T22:35:06Z">
        <w:r w:rsidDel="00000000" w:rsidR="00000000" w:rsidRPr="00000000">
          <w:rPr>
            <w:color w:val="0000ff"/>
            <w:rtl w:val="0"/>
            <w:rPrChange w:author="Mary Elizabeth Hayes" w:id="15" w:date="2026-06-26T22:35:0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Absolutely awesome all the way through! So looking forward to the second world adventures!</w:t>
        </w:r>
      </w:ins>
      <w:ins w:author="Dylan" w:id="16" w:date="2026-06-27T02:26:35Z">
        <w:r w:rsidDel="00000000" w:rsidR="00000000" w:rsidRPr="00000000">
          <w:rPr>
            <w:rtl w:val="0"/>
          </w:rPr>
        </w:r>
      </w:ins>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6" w:date="2026-06-27T02:26:35Z"/>
          <w:color w:val="cc000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6" w:date="2026-06-27T02:26:35Z">
        <w:r w:rsidDel="00000000" w:rsidR="00000000" w:rsidRPr="00000000">
          <w:rPr>
            <w:color w:val="0000ff"/>
            <w:rtl w:val="0"/>
            <w:rPrChange w:author="Mary Elizabeth Hayes" w:id="15" w:date="2026-06-26T22:35:06Z">
              <w:rPr>
                <w:rFonts w:ascii="Cambria" w:cs="Cambria" w:eastAsia="Cambria" w:hAnsi="Cambria"/>
                <w:b w:val="0"/>
                <w:bCs w:val="0"/>
                <w:i w:val="0"/>
                <w:iCs w:val="0"/>
                <w:smallCaps w:val="0"/>
                <w:strike w:val="0"/>
                <w:color w:val="000000"/>
                <w:sz w:val="24"/>
                <w:szCs w:val="24"/>
                <w:u w:val="none"/>
                <w:shd w:fill="auto" w:val="clear"/>
                <w:vertAlign w:val="baseline"/>
              </w:rPr>
            </w:rPrChange>
          </w:rPr>
          <w:br w:type="textWrapping"/>
        </w:r>
        <w:r w:rsidDel="00000000" w:rsidR="00000000" w:rsidRPr="00000000">
          <w:rPr>
            <w:color w:val="cc0000"/>
            <w:rtl w:val="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“Alright, nicely done, boys! Lucky, that was excellent DPS. You had to have gotten the Play-of-the-Game!” This sounds a lot like my old Overwatch gaming days– make a scrappy plan, it falls apart, so we all scrap just to take the point. Hopefully that’s all that the boss-battle entails– that there’s no surprise second-boss (though it sounds like Lucky’s worldclimbed, so that won’t be too much of a surprise for her– but maybe later?).</w:t>
        </w:r>
      </w:ins>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6" w:date="2026-06-27T02:26:35Z"/>
          <w:color w:val="cc000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6" w:date="2026-06-27T02:26:35Z">
        <w:r w:rsidDel="00000000" w:rsidR="00000000" w:rsidRPr="00000000">
          <w:rPr>
            <w:color w:val="cc0000"/>
            <w:rtl w:val="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As I’m sure it’s all to the design, but man is Fred annoying! Always doubting and complaining– you’d think he knew more about the world than anyone else the way he’s so uncertain/certain how it works! But I am glad that he actually did something proper for once– he just seems like the kind of guy to fumble the ball!</w:t>
        </w:r>
      </w:ins>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6" w:date="2026-06-27T02:26:35Z"/>
          <w:color w:val="cc000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6" w:date="2026-06-27T02:26:35Z">
        <w:r w:rsidDel="00000000" w:rsidR="00000000" w:rsidRPr="00000000">
          <w:rPr>
            <w:color w:val="cc0000"/>
            <w:rtl w:val="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 was a bit lost during the initial battle and struggled to keep up. It may be a bit too much for so short a time– a single page for the successful boss-battle (that we know about)-- but I understand if you don’t want to bore the audience with endless details about stabbing trolls.</w:t>
        </w:r>
      </w:ins>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16" w:date="2026-06-27T02:26:35Z"/>
          <w:color w:val="cc000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6" w:date="2026-06-27T02:26:35Z">
        <w:r w:rsidDel="00000000" w:rsidR="00000000" w:rsidRPr="00000000">
          <w:rPr>
            <w:color w:val="cc0000"/>
            <w:rtl w:val="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Other than that, I think I’ve mentioned what I think in the document. Thrilling battle, boys. GG.</w:t>
        </w:r>
      </w:ins>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cc000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16" w:date="2026-06-27T02:26:35Z">
        <w:r w:rsidDel="00000000" w:rsidR="00000000" w:rsidRPr="00000000">
          <w:rPr>
            <w:color w:val="cc0000"/>
            <w:rtl w:val="0"/>
            <w:rPrChange w:author="Dylan" w:id="17" w:date="2026-06-27T02:47:5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 was thinking too of a strategy for another boss that maybe James could fight– it’s your call if you want it: The best way to win is to focus down the spawners and healers, but the only way to do that is to target the boss since it distracts the healers– a long spell-time, but instantly healed. The healers could be the major problem as they’re too strong (maybe worse than the boss), so the distraction could be what they need to win).</w:t>
        </w:r>
      </w:ins>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omi Neenan" w:id="20" w:date="2026-06-25T17:08:14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ooh!</w:t>
      </w:r>
    </w:p>
  </w:comment>
  <w:comment w:author="Corinna Turner" w:id="26" w:date="2026-06-26T15:13:43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w:t>
      </w:r>
    </w:p>
  </w:comment>
  <w:comment w:author="Naomi Neenan" w:id="15" w:date="2026-06-25T17:07:48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much better!</w:t>
      </w:r>
    </w:p>
  </w:comment>
  <w:comment w:author="Corinna Turner" w:id="16" w:date="2026-06-26T15:10:21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Corinna Turner" w:id="17" w:date="2026-06-26T15:10:23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 w:author="Mary Elizabeth Hayes" w:id="18" w:date="2026-06-26T20:52:34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agree</w:t>
      </w:r>
    </w:p>
  </w:comment>
  <w:comment w:author="Dylan" w:id="19" w:date="2026-06-27T02:11:00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piling on agrees too!</w:t>
      </w:r>
    </w:p>
  </w:comment>
  <w:comment w:author="Dylan" w:id="44" w:date="2026-06-27T02:41:44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paragraph might need to be split up a bit. I got rather confused while reading this and struggled to understand what was going on during the fight (who was speaking, who made the wall, what was going on). Honestly, the ice wall is a great idea to stop the hordes, but I initially read this as Fred fumbling it and separating the group (like what Mei would do in Overwatch). Reading Ralph's 'Fall inside' sounds a bit like it was an ice-igloo or box where they could plan and heal up. Maybe Ralph telling them to fall inside first and then the icewall going up would help clear this (unless I'm the only one)?</w:t>
      </w:r>
    </w:p>
  </w:comment>
  <w:comment w:author="Dylan" w:id="14" w:date="2026-06-27T02:10:22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this be a place for a bit of the Unwanted bias to show up?</w:t>
      </w:r>
    </w:p>
  </w:comment>
  <w:comment w:author="Naomi Neenan" w:id="36" w:date="2026-06-25T19:04:34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should be 'defendable?'</w:t>
      </w:r>
    </w:p>
  </w:comment>
  <w:comment w:author="Mary Elizabeth Hayes" w:id="37" w:date="2026-06-26T20:58:14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works</w:t>
      </w:r>
    </w:p>
  </w:comment>
  <w:comment w:author="Corinna Turner" w:id="49" w:date="2026-06-26T15:23:1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CT: I enjoyed these chapters too.  I agree with everthing Naomi says about warning the Lions. Looking forward to finding out if they've really made it, and just how dystopian the surface is.</w:t>
      </w:r>
    </w:p>
  </w:comment>
  <w:comment w:author="Naomi Neenan" w:id="5" w:date="2026-06-25T16:59:2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other options/ labyrinths are there?'</w:t>
      </w:r>
    </w:p>
  </w:comment>
  <w:comment w:author="Dylan" w:id="46" w:date="2026-06-27T02:34:54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Mei-style! Nice! She was one of my favorite DPS!</w:t>
      </w:r>
    </w:p>
  </w:comment>
  <w:comment w:author="Dylan" w:id="11" w:date="2026-06-27T02:06:24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needs a dash here, doesn't there?</w:t>
      </w:r>
    </w:p>
  </w:comment>
  <w:comment w:author="Matthew S" w:id="0" w:date="2026-06-25T09:24:01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satisfied with this chapter title, either.</w:t>
      </w:r>
    </w:p>
  </w:comment>
  <w:comment w:author="Naomi Neenan" w:id="1" w:date="2026-06-25T17:09:26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ideas I came up with were: The Lions/ The Lion Trogdolyte Tribe, Interference, and Doubts/ Fred's Doubts?</w:t>
      </w:r>
    </w:p>
  </w:comment>
  <w:comment w:author="Naomi Neenan" w:id="2" w:date="2026-06-25T16:57:12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feeling these will be important later! I wonder if they have anything to do with the trees?</w:t>
      </w:r>
    </w:p>
  </w:comment>
  <w:comment w:author="Naomi Neenan" w:id="9" w:date="2026-06-25T17:01:24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rampant lion? Roaring lion?</w:t>
      </w:r>
    </w:p>
  </w:comment>
  <w:comment w:author="Corinna Turner" w:id="10" w:date="2026-06-26T15:06:01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Lion rampant is correct heraldry terminology.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Naomi Neenan reacted with 👍 at 2026-06-26 16:17 PM</w:t>
      </w:r>
    </w:p>
  </w:comment>
  <w:comment w:author="Mary Elizabeth Hayes" w:id="24" w:date="2026-06-26T20:54:03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it?</w:t>
      </w:r>
    </w:p>
  </w:comment>
  <w:comment w:author="Naomi Neenan" w:id="23" w:date="2026-06-25T17:09:57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 To avoid close repetition?</w:t>
      </w:r>
    </w:p>
  </w:comment>
  <w:comment w:author="Naomi Neenan" w:id="27" w:date="2026-06-25T18:54:32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 since she is lucky?</w:t>
      </w:r>
    </w:p>
  </w:comment>
  <w:comment w:author="Corinna Turner" w:id="28" w:date="2026-06-26T15:15:0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w:t>
      </w:r>
    </w:p>
  </w:comment>
  <w:comment w:author="Dylan" w:id="29" w:date="2026-06-27T02:14:45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might work okay- it's almost ironic in a sense.</w:t>
      </w:r>
    </w:p>
  </w:comment>
  <w:comment w:author="Naomi Neenan" w:id="47" w:date="2026-06-25T19:11:04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skittered? Scuttled? Were?</w:t>
      </w:r>
    </w:p>
  </w:comment>
  <w:comment w:author="Naomi Neenan" w:id="21" w:date="2026-06-25T17:09:43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'slept well?'</w:t>
      </w:r>
    </w:p>
  </w:comment>
  <w:comment w:author="Naomi Neenan" w:id="7" w:date="2026-06-25T17:00:35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he?</w:t>
      </w:r>
    </w:p>
  </w:comment>
  <w:comment w:author="Naomi Neenan" w:id="12" w:date="2026-06-25T17:05:11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could go, since it makes it seem like the Lions are attacking on the lucky day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Dylan reacted with 👆 at 2026-06-27 02:07 AM</w:t>
      </w:r>
    </w:p>
  </w:comment>
  <w:comment w:author="Mary Elizabeth Hayes" w:id="42" w:date="2026-06-26T22:32:27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Unnecessary</w:t>
      </w:r>
    </w:p>
  </w:comment>
  <w:comment w:author="Corinna Turner" w:id="22" w:date="2026-06-26T15:11:47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being on watch' otherwise it sounds like he's sleeping on watch.</w:t>
      </w:r>
    </w:p>
  </w:comment>
  <w:comment w:author="Mary Elizabeth Hayes" w:id="45" w:date="2026-06-27T19:28:00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 contradictory</w:t>
      </w:r>
    </w:p>
  </w:comment>
  <w:comment w:author="Naomi Neenan" w:id="25" w:date="2026-06-25T18:45:25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first words in a while?</w:t>
      </w:r>
    </w:p>
  </w:comment>
  <w:comment w:author="Corinna Turner" w:id="13" w:date="2026-06-26T15:09:11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definitely better having someone point this out.</w:t>
      </w:r>
    </w:p>
  </w:comment>
  <w:comment w:author="Naomi Neenan" w:id="43" w:date="2026-06-25T19:09:28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flashed?</w:t>
      </w:r>
    </w:p>
  </w:comment>
  <w:comment w:author="Dylan" w:id="41" w:date="2026-06-27T02:22:49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Focusing on the team!</w:t>
      </w:r>
    </w:p>
  </w:comment>
  <w:comment w:author="Anonymous" w:id="3" w:date="2026-06-26T14:58:46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catch this the first time, but there is a slight contradiction between her shrinking from touch and being 'squeezed' in a to small room with them. You probably just need to change the one word or tweak the wording slightly.</w:t>
      </w:r>
    </w:p>
  </w:comment>
  <w:comment w:author="Corinna Turner" w:id="4" w:date="2026-06-27T13:04:46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me. Google glitched.</w:t>
      </w:r>
    </w:p>
  </w:comment>
  <w:comment w:author="Naomi Neenan" w:id="32" w:date="2026-06-25T19:07:53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wonder if he'd wish he or another party member warned them too, might be a good line to add</w:t>
      </w:r>
    </w:p>
  </w:comment>
  <w:comment w:author="Corinna Turner" w:id="33" w:date="2026-06-26T15:17:22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true they didn't say a word to them about the scaling theory. Is it Lucky’s theory or widespread belief?</w:t>
      </w:r>
    </w:p>
  </w:comment>
  <w:comment w:author="Naomi Neenan" w:id="34" w:date="2026-06-26T16:18:06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pretty sure it's just Lucky's theory</w:t>
      </w:r>
    </w:p>
  </w:comment>
  <w:comment w:author="Dylan" w:id="35" w:date="2026-06-27T02:17:35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anger would make sense if he was frustrated that he didn't warn them, but maybe that would need to be mentioned before when they were talking to the Trog Tribe or around the campfire.</w:t>
      </w:r>
    </w:p>
  </w:comment>
  <w:comment w:author="Naomi Neenan" w:id="48" w:date="2026-06-25T19:11:33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w:t>
      </w:r>
    </w:p>
  </w:comment>
  <w:comment w:author="Corinna Turner" w:id="8" w:date="2026-06-26T15:05:36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in Lucky's company</w:t>
      </w:r>
    </w:p>
  </w:comment>
  <w:comment w:author="Corinna Turner" w:id="6" w:date="2026-06-26T15:04:38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most of them don't believe it will'?</w:t>
      </w:r>
    </w:p>
  </w:comment>
  <w:comment w:author="Dylan" w:id="38" w:date="2026-06-27T02:20:19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the deaths in theory, but they'll all respawn elsewhere and try again from there, right? The frustration doesn't seem too relatable to me if these faceless Trogs aren't actually dead. (Maybe that's just my outside-looking-in mentality, though?)</w:t>
      </w:r>
    </w:p>
  </w:comment>
  <w:comment w:author="Corinna Turner" w:id="39" w:date="2026-06-27T13:07:1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more about his trauma at remembering being alone and losing everyone he knew when his own Tribe got wiped out.</w:t>
      </w:r>
    </w:p>
  </w:comment>
  <w:comment w:author="Dylan" w:id="40" w:date="2026-06-27T02:21:17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Ai-ei-AI with this guy! Has he said anything that didn't end in a doubtful question? 🤣</w:t>
      </w:r>
    </w:p>
  </w:comment>
  <w:comment w:author="Naomi Neenan" w:id="30" w:date="2026-06-25T18:54:56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w:t>
      </w:r>
    </w:p>
  </w:comment>
  <w:comment w:author="Corinna Turner" w:id="31" w:date="2026-06-26T15:15:20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