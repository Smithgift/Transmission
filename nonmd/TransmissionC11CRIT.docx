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Dragon Trogdolyte Tribe: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an elite adventurer and party leader.</w:t>
        <w:br w:type="textWrapping"/>
        <w:t xml:space="preserve">Kate: A Thinker with Drake’s party.</w:t>
        <w:br w:type="textWrapping"/>
        <w:t xml:space="preserve">Gus: A large and thoughtful worker in Drake’s party.</w:t>
        <w:br w:type="textWrapping"/>
        <w:t xml:space="preserve">Boris: the quartermaster of the Dragon Trog Tribe.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Wanderers, small parties that travel from Hold to Hold.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bookmarkStart w:colFirst="0" w:colLast="0" w:name="49rc45psukkb" w:id="0"/>
    <w:bookmarkEnd w:id="0"/>
    <w:p w:rsidR="00000000" w:rsidDel="00000000" w:rsidP="00000000" w:rsidRDefault="00000000" w:rsidRPr="00000000" w14:paraId="00000015">
      <w:pPr>
        <w:pStyle w:val="Heading2"/>
        <w:rPr/>
      </w:pPr>
      <w:r w:rsidDel="00000000" w:rsidR="00000000" w:rsidRPr="00000000">
        <w:rPr>
          <w:rtl w:val="0"/>
        </w:rPr>
        <w:t xml:space="preserve">Expedition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other Trogs were not particularly torn up about Amanda’s ‘death.’ “People get popped,” Drake told him as the camp fortified itself for fourth watch. “Happens all the time. If you get brokenhearted every time</w:t>
      </w:r>
      <w:ins w:author="Naomi Neenan" w:id="0" w:date="2026-05-07T21:09:2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eventually run out of heart</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Kate said, shaking her head, then turning to James. “It’s really hard the first few times, but you get used to it. She’s not dead. She’s just somewhere out there.”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“Being murdered over and over again by monsters,” James said, his voice hollowed.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has more survival skills now,” Drake said. “And she’ll be found by another Trog Tribe eventually, or maybe even spawn inside a Hold.”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also learned that ‘loyalty’ was a flexible concept to Trogs. Since it was not uncommon that an entire Tribe would be destroyed, especially when fighting a Guardian, there was no real concept of an oath of fealty or tribal rituals. Everything felt uncomfortably transient.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hadn’t realized how, as bad</w:t>
      </w:r>
      <w:ins w:author="Mary Elizabeth Hayes" w:id="1" w:date="2026-05-09T14:14:0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Earth</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been, that the little good Perfects did—</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little</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it was—had actually been good. A Worker wasn’t guaranteed a lifetime position, but if you had the certifications</w:t>
      </w:r>
      <w:ins w:author="Corinna Turner" w:id="2" w:date="2026-05-09T15:23:59Z">
        <w:commentRangeStart w:id="3"/>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commentRangeEnd w:id="3"/>
      <w:r w:rsidDel="00000000" w:rsidR="00000000" w:rsidRPr="00000000">
        <w:commentReference w:id="3"/>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chances were you’d end up at the same kind of job over and over again, usually under the same Thinkers. Here, you weren’t even guaranteed to make it to the next day.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ins w:author="Mary Elizabeth Hayes" w:id="3" w:date="2026-05-09T14:14:32Z">
        <w:r w:rsidDel="00000000" w:rsidR="00000000" w:rsidRPr="00000000">
          <w:rPr>
            <w:rtl w:val="0"/>
            <w:rPrChange w:author="Mary Elizabeth Hayes" w:id="4" w:date="2026-05-09T14:14: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casualties</w:t>
        </w:r>
      </w:ins>
      <w:del w:author="Mary Elizabeth Hayes" w:id="3" w:date="2026-05-09T14:14:32Z">
        <w:r w:rsidDel="00000000" w:rsidR="00000000" w:rsidRPr="00000000">
          <w:rPr>
            <w:rtl w:val="0"/>
            <w:rPrChange w:author="Mary Elizabeth Hayes" w:id="4" w:date="2026-05-09T14:14: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causalties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been small, though: only three lost before the troll band attack had been repulsed. And James had proven himself enough in combat to join a party—though not a </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high-level</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like Drake’s.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would still be some days of marching before they reached their new destination. But thankfully, they’d stay there for a while.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happened to your trees?” Gus asked.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tapped his nose with his thumb. His white tree was slightly larger, but of all things, his black tree had s</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hrunk slightly</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7"/>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no idea</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does,” another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partymember</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muttered.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smaller tunnels of the deeper caves in the Underneath made his heart jitter. He had not merely one weapon, but two, and was with a five-person party, three of whom were experienced warriors with powerful gear. This was standard protocol among Trogs to bloody new Trogs in real combat, while reducing the risk. So he knew he was about as safe as he could be in this world, and he had to get stronger to get to the second world, but he still worried.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“Relax,”</w:t>
      </w:r>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Peter, their leader, a Worker,</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said to him. “This is life in the Underneath, unless you want to lay around in a Hold.”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James said.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partymate made notches on the cave walls as they traveled. James had been briefed on the marks, but he didn’t know them well enough to read them at sight. James’s job was to spot anything that could be useful, such as fruit or certain rare rocks. If he spotted an ore vein, even better, and</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they’d go back immediately to the camp for a mining expedition to form</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didn’t know what they looked like, but he had been told they were so blindingly obvious that he’d know immediately.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no ore veins. They traveled deeper and deeper, strangely without monsters. Then at a seemingly arbitrary depth, they stopped.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you start finding rooms and there’s a good chance of finding newts,” Peter said. “Lower, and you risk more dangerous mons—Contact!”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whirled into a circular formation, spears out, looking for the threat. A lone snake came their way, and one of the experienced Trogs took out a strangely shaped dart and </w:t>
      </w:r>
      <w:commentRangeStart w:id="13"/>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nailed it</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Another experienced Trog reached out with his spear and hooked the loot back, still staying in the circle. “You don’t want to get in close combat with those things,” Peter said. “There’s a small but significant chance their poison will kill you instantly.”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doesn’t drain your HP?” James asked, then realized it was a stupid question. “I mean—grow your wounds?”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knew what you meant,” Peter said. “Nope. Either you get off fine or you instantly die. But it can still do a lot of damage even if the poison doesn’t kill you instantly. Quiet!”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stood still. James heard the skittering of far too many legs. From a corner burst a swarm of hideous spiders with slightly misshapen body parts. He hesitated for one moment then thrust out his spear and bagged one. Other mutant spiders sprayed acid, but the formation countercharged and slaughtered them.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spiders are the worst,” Peter said. “Their acid does some wear to your equipment, and your only option is to charge them before they get you. Reverse of the snakes, in a way. Quiet.”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fell silent again.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nothing. Let’s go.”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walked on in the caves. “Are there normally so many monsters?” James asked.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seems they either spawn in swarms, or you barely see any,” a different Trog suggested. “Never just the same amount.”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no one has any idea how or why,” Peter mused.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it’s statistics?” a Thinker girl, a somewhat more experienced newt, asked. “Sometimes there’s just randomly more or less?”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but—</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time the troll was on the other side of the party, and Peter got it with his spear.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was about</w:t>
      </w:r>
      <w:del w:author="Mary Elizabeth Hayes" w:id="5" w:date="2026-05-09T14:19:3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 it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say it’s always at the most inconvenient times,” Peter finished. “Let’s keep moving. It’s not worth it to stand around and grind monsters—the loot isn’t that good, and it doesn’t train your stats enough.”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moved on. James felt himself, though still on edge, relax just a little. They were well-equipped for the creatures that had tormented him earlier. And even if they were wounded, they had some salves that would lower the wound-meter temporarily—not that they’d needed to use even one.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as if in co</w:t>
      </w:r>
      <w:ins w:author="Dylan" w:id="6" w:date="2026-05-08T01:30:32Z">
        <w:r w:rsidDel="00000000" w:rsidR="00000000" w:rsidRPr="00000000">
          <w:rPr>
            <w:rtl w:val="0"/>
            <w:rPrChange w:author="Dylan" w:id="7" w:date="2026-05-08T01:30: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w:t>
        </w:r>
      </w:ins>
      <w:del w:author="Dylan" w:id="6" w:date="2026-05-08T01:30:32Z">
        <w:r w:rsidDel="00000000" w:rsidR="00000000" w:rsidRPr="00000000">
          <w:rPr>
            <w:rtl w:val="0"/>
            <w:rPrChange w:author="Dylan" w:id="7" w:date="2026-05-08T01:30: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firmation</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wasn’t another monster attack before they encountered the stone door covering the entrance to a tunnel. Strange symbols glowed on it, again with no seeming interpretation. Why ‘interpretation?’ James wondered at his own thought. It felt too detailed to be generic runes that a game designer just slapped on for decoration.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room has a door trap, a room curse, or both,” Peter told them. “And there’s inevitably a monster inside. Opening the door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trigger a room curse, but trying to break into it through the walls always does. And trying the door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 off the door trap, but it’s still better a door trap than a room curse.”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a room curse?” James asked.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kind of nasty thing that happens if you break some kind of unknown rule,” Peter said. “There’s pools for both. Now, James and Fred, you’re on the left, Paula and me, you’re on the right. Raoul’s going to try the door.”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t>
      </w:r>
      <w:commentRangeStart w:id="17"/>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formed</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formation, a kind of V, with the ends of the legs facing outward. The point, as far as James could tell, was to protect against attacks from either direction. He wanted to turn his head and see, but he was better as a lookout than the front line.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“Nork,” Raoul muttered. “No trap.”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Everyone face the door. Be prepared for something to go very wrong when we step inside. But we’re going to try and rush the monster instead before that wrong thing happens. Ready? Three, two, one, GO!”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charged inside to find a ginormous scorpion with an unpleasant number of claws waiting for them. James roared a battle cry and charged, but</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screamed as he found himself slammed against the ceiling by invisible forces. The Trogs killed the scorpion in seconds and James came tumbling down. The ground hurt on impact.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“Levitation on the newt,” Peter mused. “Least bad room curse.”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and you’re not the one who got levitated,” James said, brushing himself off. He checked his stats to see his wound meter about twenty-five percent full.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 have been much worse if one of us three got cursed and couldn’t help,” an experienced Trog noted, which James had to admit inwardly was true.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way, chances were you hit the wrong pitch,” Peter added.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room curse triggers is hitting the wrong pitch. Or volume, even. We’re not sure which</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Meanwhile the Trogs had gathered around the far side of the room, where five circular jars with lids stood.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each get one jar,” Peter said to James.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we need to check the jars for traps?” James asked.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jars are never trapped,” Peter said. “Only the rooms and doors are. Figure</w:t>
      </w:r>
      <w:ins w:author="Naomi Neenan" w:id="8" w:date="2026-05-07T21:16:3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one out.”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by one the Trogs opened a jar, inventory screens popping up. James with some eagerness opened his.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Inside was a sword, what appeared to be a bola, and a colorful piece of paper.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sweet,” Peter told him. “That’s a scroll.”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scroll?” James asked, examining 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you can use it</w:t>
      </w:r>
      <w:ins w:author="Mary Elizabeth Hayes" w:id="9" w:date="2026-05-09T14:22:3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cast a magic spell. Only once, though. You’ll get somewhere around twenty credits for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stared. That was one fifth of his debt paid for.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head back,” Raoul suggested. “If this is a bad monster day, I don’t want to be too far from camp.”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“Agreed,” Peter said. “Off we go.”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they were back, James</w:t>
      </w:r>
      <w:commentRangeStart w:id="21"/>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felt relief of tension he didn’t even realize he had</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in the depths of the Underneath, he was still pretty safe as long as he was with experienced Trogs. Plus, he had gotten some sweet loot.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so he had hoped.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looked over his inventory. “A scroll on your first trip? You must be one of the lucky ones.”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James asked eagerly.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reduce hunger,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ten credits.”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felt stung. “Only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 common scroll, and not very useful. It has the same effect of eating a full meal. But it’s popular among elite Wanderers, since you can carry a lot more scrolls than meals. So ten credits.”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 still disappointed, but he had to admit it wasn’t like he could use the scroll, either. “Can I keep the other stuff?”</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want, but you probably want to pay off your gear first. But tell you what: keep the sword, and give me back the loaned short sword. The bola could go either way, but it’s hard to use well, so you’re probably better getting credits for it and learning your present weapons better.”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“Agreed,” James said.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stepped out into the camp proper and began wandering</w:t>
      </w:r>
      <w:del w:author="Naomi Neenan" w:id="10" w:date="2026-05-07T21:19:1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 out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found himself, of all things, happy. He had found a community, they accepted him, and even if he kept asking noob questions and making noob mistakes, eventually he’d be an elite Trog like the rest.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 mused, that was never the point. The point was making it to the next world. Then he had to find Stella, somehow.</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Strange, though. Why did these systems work like this? And what even was this place? Did the Perfects really spend all these resources in creating a </w:t>
      </w:r>
      <w:commentRangeStart w:id="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place</w:t>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made no sense, where even it seemed the laws of physics were different, instead of Rebuilding the Earth as they were supposed to? But if they created this place, why not create a world where they themselves were immortal?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1" w:date="2026-05-07T21:20:25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it made sense. Stella might be able to figure it out, as she was a Thinker truly worthy of the name. But he had to find her first, or her, him.</w:t>
      </w:r>
      <w:ins w:author="Naomi Neenan" w:id="11" w:date="2026-05-07T21:20:25Z">
        <w:r w:rsidDel="00000000" w:rsidR="00000000" w:rsidRPr="00000000">
          <w:rPr>
            <w:rtl w:val="0"/>
          </w:rPr>
        </w:r>
      </w:ins>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1" w:date="2026-05-07T21:20:25Z"/>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1" w:date="2026-05-07T21:20:25Z">
        <w:r w:rsidDel="00000000" w:rsidR="00000000" w:rsidRPr="00000000">
          <w:rPr>
            <w:rtl w:val="0"/>
          </w:rPr>
        </w:r>
      </w:ins>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5-08T01:35:39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1" w:date="2026-05-07T21:20:25Z">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As always, really enjoying this story! Nothing to note at all. The expedition through the caves was really interesting, and I loved all the little stops as monsters tried to jump out at them. The room was also really cool, and I’m so glad James survived in the end, as well as got some loot. Well done, and I’m looking forward to seeing what happens next!</w:t>
        </w:r>
      </w:ins>
      <w:ins w:author="Dylan" w:id="13" w:date="2026-05-08T01:35:39Z">
        <w:r w:rsidDel="00000000" w:rsidR="00000000" w:rsidRPr="00000000">
          <w:rPr>
            <w:rtl w:val="0"/>
          </w:rPr>
        </w:r>
      </w:ins>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5-08T01:35:39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5-08T01:35:39Z">
        <w:r w:rsidDel="00000000" w:rsidR="00000000" w:rsidRPr="00000000">
          <w:rPr>
            <w:rtl w:val="0"/>
          </w:rPr>
        </w:r>
      </w:ins>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5-08T01:35:39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5-08T01:35:39Z">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So this is my first chance to actually sit down and write my review of everything (hopefully it won’t be too long). This probably won’t be a story that I’d sit down to read in my free-time. I’ve grown tired of the isekai and ‘it’s like being in a video game’ stories and shows as they all sound the same and what’s-trending. (That’s fine for you and your audience, but I don’t really care for them myself). The real-world is also a bit of a generic dystopian world, so it didn’t really grab me either.</w:t>
        </w:r>
      </w:ins>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5-08T01:35:39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5-08T01:35:39Z">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What I’ve liked so far is the way James has to learn the gaming world without a proper language to read, and having to learn by dying. I felt lost in how long it’s been– but that’s also how James feels, I understand– so it does kinda take me out of it while reading (a me-problem, I presume). I also enjoy that he’s finding all of these questions and contradictions as he searches the Underneath, but some things do feel a bit over-explained and that they keep bringing them up (them not knowing about the trees, for example). Also discovering what he thought was experience was actually a ‘wound’ bar– that felt like a nice twist.</w:t>
        </w:r>
      </w:ins>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3" w:date="2026-05-08T01:35:39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5-08T01:35:39Z">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As for this chapter in particular, I liked him getting the gist from the elder adventurers and the constant monster </w:t>
        </w:r>
        <w:r w:rsidDel="00000000" w:rsidR="00000000" w:rsidRPr="00000000">
          <w:rPr>
            <w:color w:val="45818e"/>
            <w:rtl w:val="0"/>
            <w:rPrChange w:author="Dylan" w:id="14" w:date="2026-05-08T01:35:3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interruptions. The boss fight sounded cool, but it seemed to be over too quickly- almost like a blip and the cool scorpion is done. Didn’t feel too satisfying– especially with James not being involved.</w:t>
        </w:r>
        <w:r w:rsidDel="00000000" w:rsidR="00000000" w:rsidRPr="00000000">
          <w:rPr>
            <w:rtl w:val="0"/>
          </w:rPr>
        </w:r>
      </w:ins>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5" w:date="2026-05-09T14:25:07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3" w:date="2026-05-08T01:35:39Z">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 guess at this point, we’ll just have to wait and see how/where things go for James as he skills-up. It’s cool that this group is so open to his joining– I was expecting more savagery in the lowest level, but I suppose there’s no real point in </w:t>
        </w:r>
        <w:r w:rsidDel="00000000" w:rsidR="00000000" w:rsidRPr="00000000">
          <w:rPr>
            <w:color w:val="45818e"/>
            <w:rtl w:val="0"/>
            <w:rPrChange w:author="Dylan" w:id="14" w:date="2026-05-08T01:35:3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hoarding</w:t>
        </w:r>
        <w:r w:rsidDel="00000000" w:rsidR="00000000" w:rsidRPr="00000000">
          <w:rPr>
            <w:color w:val="45818e"/>
            <w:rtl w:val="0"/>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what would amount to low-level bounty. Wondering what secrets you have in store for James (and us).</w:t>
        </w:r>
      </w:ins>
      <w:ins w:author="Mary Elizabeth Hayes" w:id="15" w:date="2026-05-09T14:25:07Z">
        <w:r w:rsidDel="00000000" w:rsidR="00000000" w:rsidRPr="00000000">
          <w:rPr>
            <w:rtl w:val="0"/>
          </w:rPr>
        </w:r>
      </w:ins>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5" w:date="2026-05-09T14:25:07Z"/>
          <w:color w:val="45818e"/>
          <w:rPrChange w:author="Naomi Neenan" w:id="12" w:date="2026-05-07T21:20: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5" w:date="2026-05-09T14:25:07Z">
        <w:r w:rsidDel="00000000" w:rsidR="00000000" w:rsidRPr="00000000">
          <w:rPr>
            <w:rtl w:val="0"/>
          </w:rPr>
        </w:r>
      </w:ins>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7" w:date="2026-05-09T16:12:46Z"/>
          <w:color w:val="0000ff"/>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5" w:date="2026-05-09T14:25:07Z">
        <w:r w:rsidDel="00000000" w:rsidR="00000000" w:rsidRPr="00000000">
          <w:rPr>
            <w:color w:val="0000ff"/>
            <w:rtl w:val="0"/>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really enjoyed this chapter, yet again, although Dylan may have a point about making sure the “nobody knows” thing doesn’t get too repetitive, and maybe about the scorpion fight too. Though I love the idea of room curses, and boss rooms like that make it feel a proper dungeon. Now I’m wondering if the trees are not connected to how many deaths you have/how many times you survive an encounter, but rather to the more insubstantial how much despair/hope you have, or maybe negative versus positive feelings. That’s the only thing I can think of to explain all the growing/shrinking instances so far. To be clear, I don’t want any spoilers for that, I’m having too much fun trying to figure it out just like James. Unlike Dylan, LitRPG is a newly-discovered favorite of mine, and the aspect of figuring things out as you go along is my favorite part of this story in particular.</w:t>
        </w:r>
      </w:ins>
      <w:ins w:author="Corinna Turner" w:id="17" w:date="2026-05-09T16:12:46Z">
        <w:r w:rsidDel="00000000" w:rsidR="00000000" w:rsidRPr="00000000">
          <w:rPr>
            <w:rtl w:val="0"/>
          </w:rPr>
        </w:r>
      </w:ins>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7" w:date="2026-05-09T16:12:46Z"/>
          <w:color w:val="0000ff"/>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7" w:date="2026-05-09T16:12:46Z">
        <w:r w:rsidDel="00000000" w:rsidR="00000000" w:rsidRPr="00000000">
          <w:rPr>
            <w:rtl w:val="0"/>
          </w:rPr>
        </w:r>
      </w:ins>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7" w:date="2026-05-09T16:12:46Z">
        <w:r w:rsidDel="00000000" w:rsidR="00000000" w:rsidRPr="00000000">
          <w:rPr>
            <w:color w:val="0000ff"/>
            <w:rtl w:val="0"/>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I enjoyed this, but I feel like we need plot movement in the next chapter. There have been several chapters now of settling into Trogville, which have been interesting and may be important set-up, but which don’t feel like they’ve moved the main plot forward (perhaps they have and we just don’t know it yet, LOL). If the main plot doesn’t move in the next </w:t>
        </w:r>
        <w:r w:rsidDel="00000000" w:rsidR="00000000" w:rsidRPr="00000000">
          <w:rPr>
            <w:color w:val="45818e"/>
            <w:rtl w:val="0"/>
            <w:rPrChange w:author="Corinna Turner" w:id="18" w:date="2026-05-09T16:12:4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chapter</w:t>
        </w:r>
        <w:r w:rsidDel="00000000" w:rsidR="00000000" w:rsidRPr="00000000">
          <w:rPr>
            <w:color w:val="0000ff"/>
            <w:rtl w:val="0"/>
            <w:rPrChange w:author="Mary Elizabeth Hayes" w:id="16" w:date="2026-05-09T14:25:0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I’m probably going to start getting restive. Then again, I am the world’s most impatient reader, so take that, as always, with a grain of salt. Looking forward to the next chunk.</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20" w:date="2026-05-09T16:09:22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harsh!</w:t>
      </w:r>
    </w:p>
  </w:comment>
  <w:comment w:author="Mary Elizabeth Hayes" w:id="10" w:date="2026-05-09T14:17:44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leader Peter, a Worker"</w:t>
      </w:r>
    </w:p>
  </w:comment>
  <w:comment w:author="Corinna Turner" w:id="11" w:date="2026-05-09T16:03:5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19" w:date="2026-05-09T16:08:5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Mary Elizabeth Hayes" w:id="6" w:date="2026-05-09T14:17:0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know it has shrunk? Like, are there measurement bars or a background grid or something? Because otherwise slight changes would be very hard to judge unless you've got a photographic memory. It probably doesn't matter in the grand scheme of things, just curious.</w:t>
      </w:r>
    </w:p>
  </w:comment>
  <w:comment w:author="Dylan" w:id="13" w:date="2026-05-08T01:28:4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 bit confused at this point (to me it sounded like he pounded the dart into the ground or walls). Maybe a simple 'shot' would clear that up?</w:t>
      </w:r>
    </w:p>
  </w:comment>
  <w:comment w:author="Corinna Turner" w:id="14" w:date="2026-05-09T16:05:4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understood it, but I think there is potential for tripping readers up using this word here.</w:t>
      </w:r>
    </w:p>
  </w:comment>
  <w:comment w:author="Naomi Neenan" w:id="17" w:date="2026-05-07T21:15:1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Assembled in formation? Created the formation?</w:t>
      </w:r>
    </w:p>
  </w:comment>
  <w:comment w:author="Corinna Turner" w:id="18" w:date="2026-05-09T16:08:13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into the formation? Adopted the formation? Took up the formation?</w:t>
      </w:r>
    </w:p>
  </w:comment>
  <w:comment w:author="Naomi Neenan" w:id="9" w:date="2026-05-07T21:10:30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member?</w:t>
      </w:r>
    </w:p>
  </w:comment>
  <w:comment w:author="Corinna Turner" w:id="1" w:date="2026-05-09T15:23:14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has come from an alternative/future Earth? Or do you want to give it another name?</w:t>
      </w:r>
    </w:p>
  </w:comment>
  <w:comment w:author="Dylan" w:id="7" w:date="2026-05-08T01:24:55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that nobody understands what the trees represent, but it doesn't make much sense why they'd ask him since none of them know. What if they asked what changes came to his trees instead?</w:t>
      </w:r>
    </w:p>
  </w:comment>
  <w:comment w:author="Corinna Turner" w:id="8" w:date="2026-05-09T16:03:1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Gus's question seems a little odd. It seems strange they're all so obsessed with whether their trees have changed when they have no idea what they do. It might seem more natural if he is swiping through his screens and is like, 'Oh, my trees shrunk.'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2026-05-09 16:59 PM</w:t>
      </w:r>
    </w:p>
  </w:comment>
  <w:comment w:author="Corinna Turner" w:id="0" w:date="2026-05-09T15:22:1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but nice phrasing.</w:t>
      </w:r>
    </w:p>
  </w:comment>
  <w:comment w:author="Naomi Neenan" w:id="15" w:date="2026-05-07T21:13:4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one was capitalised, so should this one be too? Or the other not capitalised?</w:t>
      </w:r>
    </w:p>
  </w:comment>
  <w:comment w:author="Corinna Turner" w:id="3" w:date="2026-05-09T15:24:0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comment>
  <w:comment w:author="Corinna Turner" w:id="4" w:date="2026-05-09T15:24:1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Easier to read with it, anyway.</w:t>
      </w:r>
    </w:p>
  </w:comment>
  <w:comment w:author="Corinna Turner" w:id="12" w:date="2026-05-09T16:04:5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'they'd go back to the camp immediately to form up a mining expedition' or 'they'd go back to the camp immediately and report it, so that a mining expedition could be sent out.'</w:t>
      </w:r>
    </w:p>
  </w:comment>
  <w:comment w:author="Corinna Turner" w:id="5" w:date="2026-05-09T15:25:1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use a different phrase? Since the greatest danger is at the low levels, if I'm remembering/understanding correctly, this is confusing.</w:t>
      </w:r>
    </w:p>
  </w:comment>
  <w:comment w:author="Corinna Turner" w:id="2" w:date="2026-05-09T15:23:3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avoided repeating 'little' or is it deliberate?</w:t>
      </w:r>
    </w:p>
  </w:comment>
  <w:comment w:author="Naomi Neenan" w:id="23" w:date="2026-05-07T21:20:1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used recently, so maybe ‘world’ or ‘series of worlds’ or ‘reality/ alternate reality?’</w:t>
      </w:r>
    </w:p>
  </w:comment>
  <w:comment w:author="Naomi Neenan" w:id="21" w:date="2026-05-07T21:18:1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a lot of comments of how on edge he was, so it felt like he did notice. Maybe something like: ‘James finally felt relief of the tension he had had/ harboured all day?’</w:t>
      </w:r>
    </w:p>
  </w:comment>
  <w:comment w:author="Corinna Turner" w:id="22" w:date="2026-05-09T16:10:0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16" w:date="2026-05-09T16:07:19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