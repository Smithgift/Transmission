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those of you just joining us,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Transmission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story of James Algol, an ordinary Worker who is cruelly Transmitted to a mysterious Tower of Worlds. Climbing to the top means escape, and death means being sent back to the bottom of the tower. He is joined by Stella Cobol, his forbidden Thinker fiancée, Lucky, an exiled member of the ruling class of Perfects, Ralph, an old soldier, and Violet, another Thinker. On the second world, they face the alarming truth that the Tower of Worlds was built for unknown reasons by a mysterious race of aliens known as the Oru, whose system allows the Perfects of Earth to continue to torment them. Their only hope is to reach the fourth world… before the Perfects find a way to kill them.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 LitRPG: that is, a world where RPG mechanics have ontological reality, such that people literally have stats and can level up (sort of.) Also note that aside from our heroes, no one knows about the Oru, the Perfect’s ability to send monsters, or has learned magic (actually, the system at work.)</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you should know: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Algol: Our hero, an ordinary Worker Transmitted to another world.</w:t>
        <w:br w:type="textWrapping"/>
        <w:t xml:space="preserve">Stella Cobol: James’s forbidden Thinker fiancée, who was Transmitted with him. Secretly a Christian, though this is never officially stated.</w:t>
        <w:br w:type="textWrapping"/>
        <w:t xml:space="preserve">Tim Ruby: A happy Holdsman in the Blue Sunrise Hold.</w:t>
        <w:br w:type="textWrapping"/>
        <w:t xml:space="preserve">Ralph ML: A big Worker man who leads the party of Wayfarers that James just joined.</w:t>
        <w:br w:type="textWrapping"/>
        <w:t xml:space="preserve">Violet Haskel: A thoughtful Thinker woman in Ralph’s party.</w:t>
        <w:br w:type="textWrapping"/>
        <w:t xml:space="preserve">Fred Python: A tall Worker with Ralph’s party, who has since died.</w:t>
        <w:br w:type="textWrapping"/>
        <w:t xml:space="preserve">Lucky (Athena Perl): A Perfect who has been Transmitted, secretly posing as an Unwanted so horrible things don’t happen to her. She knows a lot about the Tower of Worlds.</w:t>
        <w:br w:type="textWrapping"/>
        <w:t xml:space="preserve">Vulkan Lisp: the dungpit Perfect who was betrothed to Athena, and also tried to force himself on Stella. A total creep.</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so far: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 James is tried for the grievous sin of slapping a Perfect in the face, after the Perfect had attempted to take Stella. He is sentenced to Transmission.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world is enormous, filled with millions of people. The two agree to meet up in the second world, so they can find each other.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 James heads to the Transmission center, where, strangely, the doctor rubs a very expensive nanobiotic healing solution on his arm. He attempts to escape, but they successfully Transmit him.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 James is Transmitted to a mysterious cave, where he discovers the world comes with no tutorial, and the interface is in a language he doesn’t recognize. A terrifying giant enemy crab appears and kills him immediately.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7: James wakes up to find he had died again, and lost everything. James is found by Drake and his party, who take him to the Dragon Trog Tribe. James learns he is a “</w:t>
      </w:r>
      <w:commentRangeStart w:id="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newt</w:t>
      </w:r>
      <w:commentRangeEnd w:id="0"/>
      <w:r w:rsidDel="00000000" w:rsidR="00000000" w:rsidRPr="00000000">
        <w:commentReference w:id="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Newly Transmitted, and this world is known as the Underneath.</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also learns that what he wrongly believed to be an experience meter is actually a wound meter.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10: James can’t join Drake’s epic party of Salamanders, because he’s still a </w:t>
      </w:r>
      <w:commentRangeStart w:id="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newt</w:t>
      </w:r>
      <w:commentRangeEnd w:id="1"/>
      <w:r w:rsidDel="00000000" w:rsidR="00000000" w:rsidRPr="00000000">
        <w:commentReference w:id="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scrolls are one-use magic spells, but Boris tells him this the scroll is merely “reduce hunger,” a common scroll that’s more or less just an easy-to-carry meal. He still gets credit for it, and keeps his cool new sword.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Boris gives James some extra-sweet gear, since if the Tribe doesn’t make it, it’s wasted, and if they do make it, the next world’s machines can produce higher-quality items for cheaper.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15: Only James and Wanda, another Trog, escape. They loot the camp for whatever they can find and, for lack of anything else, head back to the Blue Sunrise Hold. But on the way, a group of trolls attacks and kills Wanda, leaving James alone.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16: James is picked up by a patrol of the Blue Sunrise Hold. The Hold agrees to let him stay as long as he behaves, including selling his items to him. He decides to keep some in his inventory or under his bed as needed.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19: James ends up raging at the Hold over the theft and stirs up enough trouble until he gets thrown in the jail. The Healer in charge of the Hold demands he either decide to become an ordinary, obedient citizen, or leave the Hold… within a week!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21: James’s new party heads over to the hold’s armory surplus, where the quartermaster is incredibly happy to see Lucky of all people. After causally paying them a</w:t>
      </w:r>
      <w:del w:author="Nicole Scofield" w:id="0" w:date="2026-09-25T13:49:06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n</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large sum of materials, the party gets James equipped with high-end gear and weaponry.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22: The party searches the lower tunnels in search of rooms. Lucky, i</w:t>
      </w:r>
      <w:ins w:author="Nicole Scofield" w:id="1" w:date="2026-09-25T13:49:16Z">
        <w:r w:rsidDel="00000000" w:rsidR="00000000" w:rsidRPr="00000000">
          <w:rPr>
            <w:rtl w:val="0"/>
            <w:rPrChange w:author="Nicole Scofield" w:id="2" w:date="2026-09-25T13:49: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t</w:t>
        </w:r>
      </w:ins>
      <w:del w:author="Nicole Scofield" w:id="1" w:date="2026-09-25T13:49:16Z">
        <w:r w:rsidDel="00000000" w:rsidR="00000000" w:rsidRPr="00000000">
          <w:rPr>
            <w:rtl w:val="0"/>
            <w:rPrChange w:author="Nicole Scofield" w:id="2" w:date="2026-09-25T13:49:16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n</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turns out, is insanely lucky, and any jar of treasure she opens will have insane loot in it. It also seems Lucky and Ralph can interpret the mysterious symbols on room doors. Lucky, however, tends to wander off in the middle of the ‘night’, and Ralph speculates something traumatic must have happened to her.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23: The party agrees to assault a Labyrinth. On arrival, they find the Lion Trog Tribe planning to assault, themselves. As whoever wins will close the Labyrinth permanently, Fred argues they should join the Lions. Lucky argues that the day is unlucky, and waiting one more day would be better. Eventually the party sides with Lucky.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24: They wait a day. The worldclimbers of the party tell James about the War of Indenture on the Surface: a perpetual struggle between slave-holding cities and free cities, both of which need large numbers of agricultural workers to keep themselves fed. Meanwhile, the Lions try but are destroyed. James rages, then feels guilt for not telling them.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25: The party assaults the Labyrinth on Lucky’s perfect day, and find</w:t>
      </w:r>
      <w:ins w:author="Nicole Scofield" w:id="3" w:date="2026-09-25T13:49:52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monsters much less numerous. On attacking the Guardian, however, monsters spill from behind while the spawners activate, and in the chaos Fred is badly injured. Lucky spams fire spears at the end and the Guardian flashes into light.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26: They’ve killed the Guardian, and worldclimbed! But Fred is too badly injured to continue, and after seeing the Surface for himself, throws away his Phoenix Sword and dies. Tension begins building in the party.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27: The tension grows, and suddenly they start argu</w:t>
      </w:r>
      <w:del w:author="Nicole Scofield" w:id="4" w:date="2026-09-25T13:50:09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g</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ing with Lucky. Why didn’t her luck help Fred? And where did she get all of those fire spear scrolls? Things snap when the rest of the party cuts down what (in her opinion) is the wrong tree, and after the argument grows she ends up revealing her hair—she’s a Perfect!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28: Lucky is actually Athena Perl, a Perfect who was Transmitted after falling in love with an Unwanted named Joshua. She has a bonnet because otherwise she’s been horribly mistreated and abused by the rest of the Transmitted. She knows things about the Tower of Worlds (as she calls it) and that the screen of two trees represents what this mysterious culture considered good and evil. The white tree,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better drops, and thus gave Lucky “luck.” The black tree spawns monsters, and they have to burn the right kind of logs to prevent them from spawning. The party accepts her, and tension dissipates… sort of.</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29: Lucky explains the strange magic system of the Tower of Worlds: to cast a spell requires the chants found on the scrolls, magical capacity given by the “Magic” (Crane) stat, and magical color. This color shines from the stars at certain intervals, and can be also radiated by some items and monsters, as well as temporarily by burning a scroll. Their discussion is interrupted by coming across an allegedly friendly patrol.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30: Though trickery, they ambush and kill the patrol, which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RETCON ALERT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everyone but James knew were Slavers all along. They head their way, only to be attacked by monsters during the night—it turns out their actions have jacked up their </w:t>
      </w:r>
      <w:commentRangeStart w:id="2"/>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End w:id="2"/>
      <w:r w:rsidDel="00000000" w:rsidR="00000000" w:rsidRPr="00000000">
        <w:commentReference w:id="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high that now they’re in constant danger of monsters spawning, even with Lucky’s special logs.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31: They arrive at a town, where Ralph talks to a guard about an old battle they both fought in (and Ralph died in.) They file for ID cards that will make them welcome in most of the Free cities, and then discuss their next moves. A barmaid tells them that Northwood City has a system for reuniting separated people and everyone, except strangely for Lucky, is psyched about going there.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32: On the trip, Lucky tells the others about the true nam</w:t>
      </w:r>
      <w:ins w:author="Nicole Scofield" w:id="5" w:date="2026-09-25T13:51:41Z">
        <w:r w:rsidDel="00000000" w:rsidR="00000000" w:rsidRPr="00000000">
          <w:rPr>
            <w:rtl w:val="0"/>
            <w:rPrChange w:author="Nicole Scofield" w:id="6" w:date="2026-09-25T13:51:41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es</w:t>
        </w:r>
      </w:ins>
      <w:del w:author="Nicole Scofield" w:id="5" w:date="2026-09-25T13:51:41Z">
        <w:r w:rsidDel="00000000" w:rsidR="00000000" w:rsidRPr="00000000">
          <w:rPr>
            <w:rtl w:val="0"/>
            <w:rPrChange w:author="Nicole Scofield" w:id="6" w:date="2026-09-25T13:51:41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se</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stats, named after animals considered paragons: Lion, Gorilla, Crane, Speed, and Ambush, though Lucky is uncert</w:t>
      </w:r>
      <w:ins w:author="Nicole Scofield" w:id="7" w:date="2026-09-25T13:51:47Z">
        <w:r w:rsidDel="00000000" w:rsidR="00000000" w:rsidRPr="00000000">
          <w:rPr>
            <w:rtl w:val="0"/>
            <w:rPrChange w:author="Nicole Scofield" w:id="8" w:date="2026-09-25T13:51:47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ai</w:t>
        </w:r>
      </w:ins>
      <w:del w:author="Nicole Scofield" w:id="7" w:date="2026-09-25T13:51:47Z">
        <w:r w:rsidDel="00000000" w:rsidR="00000000" w:rsidRPr="00000000">
          <w:rPr>
            <w:rtl w:val="0"/>
            <w:rPrChange w:author="Nicole Scofield" w:id="8" w:date="2026-09-25T13:51:47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ia</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about the specific animals in the last two. Lucky mentions the Perfects aren’t certain despite testing it, and it wasn’t in the manual, but then immediately ends the discussion.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33: They arrive at Northwood City, and discuss what to do. The rest</w:t>
      </w:r>
      <w:ins w:author="Nicole Scofield" w:id="9" w:date="2026-09-25T13:51:59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party wants to keep looking for jobs to pay for much better gear, but James wants to look for Stella. While musing about his next steps, he shows up at a factory’s open house and sees the many machines there, following rules which do not exist on Earth. Passing by the workshop, James spots Stella herself.</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34: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Stella! They go home to Stella’s apartment, where she reveals she is saving money for a future house for them to live together in. James proposes, and they head to say goodbye to the rest of his party. But Lucky takes them both aside immediately and warns them that they are in grave danger.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35: They flee the city, Stella trying but failing to get money from the bank since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RETCON ALERT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run out of time and there’s a crowd. James ends up bluffing about being part of a secret cult to get out.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36: Far from the city, Lucky reveals herself to Stella and tells them of the mysteries of the Oru: a very human alien race that created the Tower of Worlds for some unknown reason. Although the Oru seem to have destroyed themselves in some kind of colossal disaster, a human ship discovered the remains of a satellite and brought it back. The descendants of this ship were the first Perfect, splicing Oru genes into themselves and others to recreate the Oru castes that could activate features on the satellite.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Oru created the Tower of Worlds is still a mystery. Theory A proponents hold that it was a kind of elaborate live-action MMORPG. Theory B proponents hold that it was a kind of religious ritual based on the Oru concept of the afterlife, as the “scrolls” appear to be sections from Oru scriptures. Or it’s possible that whatever the Oru wanted out of the Tower of Worlds, it had no correspondence to Earth culture.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37: Lucky continues by warning the Oru had a concept of the living interfering with the dead: you could pay to have the dead cursed or blessed. And the same is true of the human Perfects: they can pay money to help or hinder the Transmitted. Lucky fears that the Perfects would send Titans to destroy whatever city they stay in, as three of the people they hate the most are together. Their only option is to climb to the fourth world, where the cameras can’t go and there is no apparent way to interfere with the Transmitted. The party all agrees to go.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Interlude 1: Vulkan Lisp, the Perfect responsible for our heroes</w:t>
      </w:r>
      <w:ins w:author="Nicole Scofield" w:id="10" w:date="2026-09-25T13:53:13Z">
        <w:r w:rsidDel="00000000" w:rsidR="00000000" w:rsidRPr="00000000">
          <w:rPr>
            <w:rtl w:val="0"/>
            <w:rPrChange w:author="Nicole Scofield" w:id="11" w:date="2026-09-25T13:53:1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misfortune, fumes that he was thwarted. He contacts his father, a member of the Supreme Council, to get far more credits to stop our heroes’ ascent.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38: Lucky teaches the party the elaborate ritual for learning spells, that no one had managed to discover by chance. James and co get some spells of blue magic. They debate what to do, knowing the Perfects are watching their every move.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key, literally, to get to the next world involves slaying the three kaijū-sized Titans, impossible for a small party like themselves. But key fragments can be bought from those who did slay Titans, and they decide to use their superior knowledge of the Tower of Worlds to grind money.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39: Stella goes to withdraw her life savings to see that the bank has had a run. They end up on a caravan to Ironspire, a mining outpost. On the way, an alarm blares.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2a6099"/>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a6099"/>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2a6099"/>
          <w:sz w:val="24"/>
          <w:szCs w:val="24"/>
          <w:u w:val="none"/>
          <w:shd w:fill="auto" w:val="clear"/>
          <w:vertAlign w:val="baseline"/>
          <w:rtl w:val="0"/>
        </w:rPr>
        <w:t xml:space="preserve"> If you don’t remember last piece, we’re starting in the middle of the attack,</w:t>
      </w:r>
    </w:p>
    <w:bookmarkStart w:colFirst="0" w:colLast="0" w:name="3jni2vnyb4i8" w:id="0"/>
    <w:bookmarkEnd w:id="0"/>
    <w:p w:rsidR="00000000" w:rsidDel="00000000" w:rsidP="00000000" w:rsidRDefault="00000000" w:rsidRPr="00000000" w14:paraId="00000035">
      <w:pPr>
        <w:pStyle w:val="Heading2"/>
        <w:rPr/>
      </w:pPr>
      <w:r w:rsidDel="00000000" w:rsidR="00000000" w:rsidRPr="00000000">
        <w:rPr>
          <w:rtl w:val="0"/>
        </w:rPr>
        <w:t xml:space="preserve">Caravan Attacks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Monsters, loads of them, spilled out of the wasteland. Even in the twilight, James could see the outlines of hairy two-headed giant humanoids with clubs and slings. James was about to jump into the fray. “Hold back!” Ralph called. “Protect the caravan!”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Indeed, the machines were already speeding along. </w:t>
      </w:r>
      <w:commentRangeStart w:id="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found their party running</w:t>
      </w:r>
      <w:commentRangeEnd w:id="3"/>
      <w:r w:rsidDel="00000000" w:rsidR="00000000" w:rsidRPr="00000000">
        <w:commentReference w:id="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alongside it as the ettins chased them. Rocks flew overhead, missing James barely, but Transmitted fired back with arrows or spell scrolls.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ettin stomped into the midst of them. James stabbed it in the thigh with spear, only for the </w:t>
      </w:r>
      <w:commentRangeStart w:id="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ettin</w:t>
      </w:r>
      <w:commentRangeEnd w:id="4"/>
      <w:r w:rsidDel="00000000" w:rsidR="00000000" w:rsidRPr="00000000">
        <w:commentReference w:id="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stomp unconcernedly onwards. Ralph hacked at it with his axe, and it staggered. Another, better-equipped party got the kill with swords and better spears. James didn’t complain, only picked up his spear.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for the caravan!” Ralph called, and they ran to keep up. Even though the caravan’s machines were slow, it was still better for them to try to keep a distance. One machine already had taken a </w:t>
      </w:r>
      <w:commentRangeStart w:id="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 hit</w:t>
      </w:r>
      <w:commentRangeEnd w:id="5"/>
      <w:r w:rsidDel="00000000" w:rsidR="00000000" w:rsidRPr="00000000">
        <w:commentReference w:id="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a side. They had to run to keep up with the fleeing machines, all while ettins continued to roar and chase.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threw darts, then ran out. Ralph pulled her along. “No time!”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then, what felt like hour-long minutes later, the battle stopped. The ettins were gone, and a few </w:t>
      </w:r>
      <w:commentRangeStart w:id="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braver</w:t>
      </w:r>
      <w:commentRangeEnd w:id="6"/>
      <w:r w:rsidDel="00000000" w:rsidR="00000000" w:rsidRPr="00000000">
        <w:commentReference w:id="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parties went to loot their corpses.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“Nurck,” a mercenary </w:t>
      </w:r>
      <w:commentRangeStart w:id="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w:t>
      </w:r>
      <w:commentRangeEnd w:id="7"/>
      <w:r w:rsidDel="00000000" w:rsidR="00000000" w:rsidRPr="00000000">
        <w:commentReference w:id="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them said. “Worst caravan attack I’ve seen in years.”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James’s party looked at Lucky, and she nodded grimly at their thought: the Perfects.</w:t>
      </w:r>
    </w:p>
    <w:p w:rsidR="00000000" w:rsidDel="00000000" w:rsidP="00000000" w:rsidRDefault="00000000" w:rsidRPr="00000000" w14:paraId="0000003E">
      <w:pPr>
        <w:rPr/>
      </w:pPr>
      <w:r w:rsidDel="00000000" w:rsidR="00000000" w:rsidRPr="00000000">
        <w:rPr/>
        <mc:AlternateContent>
          <mc:Choice Requires="wpg">
            <w:drawing>
              <wp:inline distB="0" distT="0" distL="0" distR="0">
                <wp:extent cx="5953125" cy="28575"/>
                <wp:effectExtent b="0" l="0" r="0" t="0"/>
                <wp:docPr id="2" name=""/>
                <a:graphic>
                  <a:graphicData uri="http://schemas.microsoft.com/office/word/2010/wordprocessingShape">
                    <wps:wsp>
                      <wps:cNvSpPr/>
                      <wps:cNvPr id="3" name="Shape 3"/>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did not get much sleep that night, not that they could. Everyone was talking about the battle, and a few parties had taken casualties. None of the machines were too badly damaged, aside from the one that had taken a direct hit. But it was still drivable.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James whispered. “Is it safe to keep doing this? They’re going to send more monsters.”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shook her head, then shrugged. “It’s not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safe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we’re low on options.”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saw how our weapons weren’t effective,” Ralph whispered. “We’re still safer in a group this size with parties better equipped than ours, then trying our luck in the wilderness. Even with magic…”</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Lucky said. “We don’t have infinite blue scrolls to burn.”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they send another attack of the same size?” Violet asked.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they have enough credits, yes,” Lucky whispered.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looked more and more disconsolate. James took her hand and squeezed it. “It’s all going to be OK.”</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shook her head. “I never liked fighting before and I really don’t like it now.”</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option now.”</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paused, but looked at him miserably and said. “There isn’t, is there?”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had a feeling the journey would prove her words true</w:t>
      </w:r>
      <w:commentRangeEnd w:id="8"/>
      <w:r w:rsidDel="00000000" w:rsidR="00000000" w:rsidRPr="00000000">
        <w:commentReference w:id="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B">
      <w:pPr>
        <w:rPr/>
      </w:pPr>
      <w:r w:rsidDel="00000000" w:rsidR="00000000" w:rsidRPr="00000000">
        <w:rPr/>
        <mc:AlternateContent>
          <mc:Choice Requires="wpg">
            <w:drawing>
              <wp:inline distB="0" distT="0" distL="0" distR="0">
                <wp:extent cx="5953125" cy="28575"/>
                <wp:effectExtent b="0" l="0" r="0" t="0"/>
                <wp:docPr id="1" name=""/>
                <a:graphic>
                  <a:graphicData uri="http://schemas.microsoft.com/office/word/2010/wordprocessingShape">
                    <wps:wsp>
                      <wps:cNvSpPr/>
                      <wps:cNvPr id="2" name="Shape 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second day of walking passed in a mixture of silence and muttered complaints about the previous night’s attack. James felt sympathy for the other mercenaries, for whom it was merely some pitiless act of blind fate. No, for once the Transmitted were insufficiently paranoid or superstitious.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there was no way he could tell them.</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seemed disconsolate, and despite Stella’s attempts to cheer her up, she tended to just walk in silence. Ralph shook his head when James mentioned it to him in a whisper. “Seen Lucky like this before. Think she’s blaming herself for this.”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know if it would be worth telling Lucky it wasn’t her fault—especially within earshot of the other mercenaries.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Violet, on the other hand, had found a young man with the merchants. This Thinker had, in a mix of pride about his role in the caravan and an emba</w:t>
      </w:r>
      <w:ins w:author="Nicole Scofield" w:id="12" w:date="2026-09-25T13:56:27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rassingly</w:t>
      </w:r>
      <w:ins w:author="Nicole Scofield" w:id="13" w:date="2026-09-25T13:56:47Z">
        <w:r w:rsidDel="00000000" w:rsidR="00000000" w:rsidRPr="00000000">
          <w:rPr>
            <w:rtl w:val="0"/>
            <w:rPrChange w:author="Nicole Scofield" w:id="14" w:date="2026-09-25T13:56:47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t>
        </w:r>
      </w:ins>
      <w:del w:author="Nicole Scofield" w:id="13" w:date="2026-09-25T13:56:47Z">
        <w:r w:rsidDel="00000000" w:rsidR="00000000" w:rsidRPr="00000000">
          <w:rPr>
            <w:rtl w:val="0"/>
            <w:rPrChange w:author="Nicole Scofield" w:id="14" w:date="2026-09-25T13:56:47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 </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earnest attempt to charm her, told her all sorts of things. The caravan had about three more nights before it reached Ironspire, and statistically (he assured her) the chances of another monster attack that large were minimal.</w:t>
      </w:r>
    </w:p>
    <w:p w:rsidR="00000000" w:rsidDel="00000000" w:rsidP="00000000" w:rsidRDefault="00000000" w:rsidRPr="00000000" w14:paraId="00000051">
      <w:pPr>
        <w:rPr/>
      </w:pPr>
      <w:r w:rsidDel="00000000" w:rsidR="00000000" w:rsidRPr="00000000">
        <w:rPr/>
        <mc:AlternateContent>
          <mc:Choice Requires="wpg">
            <w:drawing>
              <wp:inline distB="0" distT="0" distL="0" distR="0">
                <wp:extent cx="5953125" cy="28575"/>
                <wp:effectExtent b="0" l="0" r="0" t="0"/>
                <wp:docPr id="4" name=""/>
                <a:graphic>
                  <a:graphicData uri="http://schemas.microsoft.com/office/word/2010/wordprocessingShape">
                    <wps:wsp>
                      <wps:cNvSpPr/>
                      <wps:cNvPr id="5" name="Shape 5"/>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night, the attack was even </w:t>
      </w:r>
      <w:commentRangeStart w:id="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larger</w:t>
      </w:r>
      <w:commentRangeEnd w:id="9"/>
      <w:r w:rsidDel="00000000" w:rsidR="00000000" w:rsidRPr="00000000">
        <w:commentReference w:id="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1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spider-riders, on distressingly large spiders, </w:t>
      </w:r>
      <w:commentRangeEnd w:id="10"/>
      <w:r w:rsidDel="00000000" w:rsidR="00000000" w:rsidRPr="00000000">
        <w:commentReference w:id="1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weaved in and out of range; the spiders spitting acid and the riders firing from longbows or stabbing with spears. James’s party ended up staying by the machines—without ranged weapons or extraordinary Speed, they had little chance of even intercepting them.</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screamed as one charged through the lines </w:t>
      </w:r>
      <w:commentRangeStart w:id="11"/>
      <w:commentRangeStart w:id="1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w:t>
      </w:r>
      <w:commentRangeEnd w:id="11"/>
      <w:r w:rsidDel="00000000" w:rsidR="00000000" w:rsidRPr="00000000">
        <w:commentReference w:id="11"/>
      </w:r>
      <w:commentRangeEnd w:id="12"/>
      <w:r w:rsidDel="00000000" w:rsidR="00000000" w:rsidRPr="00000000">
        <w:commentReference w:id="1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them. James stabbed upwards, but did not hit the gremlin-like creature atop it. Ralph got a spider’s leg, then Violet blasted it with a scroll. The spider collapsed, but before the gremlin could run, another party stabbed it.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skitters and shouts of battle faded away as the spider-riders retreated. And then, silence.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was hyperventilating badly. James cradled her head in his arms. “You’re safe. They’re gone. We won.”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“I-I-I-</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-spiders…” she cried.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Lucky said quietly. “I know. They’re going to keep using your fears against you. Blame them, not yourself.”</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sat up straighter. “It—it doesn’t matter. I have to become stronger.”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Meanwhile, the young merchant went to Violet. “Are you all right?”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fine, just shaken,” Violet said. “But if you ha</w:t>
      </w:r>
      <w:ins w:author="Mary Elizabeth Hayes" w:id="15" w:date="2026-10-02T17:43:10Z">
        <w:r w:rsidDel="00000000" w:rsidR="00000000" w:rsidRPr="00000000">
          <w:rPr>
            <w:rtl w:val="0"/>
            <w:rPrChange w:author="Mary Elizabeth Hayes" w:id="16" w:date="2026-10-02T17:43:1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ve</w:t>
        </w:r>
      </w:ins>
      <w:del w:author="Mary Elizabeth Hayes" w:id="15" w:date="2026-10-02T17:43:10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d</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spare scrolls…”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Immediately the merchant pulled out his inventory and passed some over. “Don’t worry about the price,” he said. “Stay safe.”</w:t>
      </w:r>
    </w:p>
    <w:p w:rsidR="00000000" w:rsidDel="00000000" w:rsidP="00000000" w:rsidRDefault="00000000" w:rsidRPr="00000000" w14:paraId="0000005D">
      <w:pPr>
        <w:rPr/>
      </w:pPr>
      <w:r w:rsidDel="00000000" w:rsidR="00000000" w:rsidRPr="00000000">
        <w:rPr/>
        <mc:AlternateContent>
          <mc:Choice Requires="wpg">
            <w:drawing>
              <wp:inline distB="0" distT="0" distL="0" distR="0">
                <wp:extent cx="5953125" cy="28575"/>
                <wp:effectExtent b="0" l="0" r="0" t="0"/>
                <wp:docPr id="3" name=""/>
                <a:graphic>
                  <a:graphicData uri="http://schemas.microsoft.com/office/word/2010/wordprocessingShape">
                    <wps:wsp>
                      <wps:cNvSpPr/>
                      <wps:cNvPr id="4" name="Shape 4"/>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next morning, Lucky immediately confiscated one of the scrolls that the merchant had given. “It’s ‘firestorm’, one of the most powerful red spells,” Lucky told Violet. “It’s far too valuable to waste.”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on learning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had gotten the scrolls, was a little upset with Violet. “I don’t think we should play with his feelings like that.”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wasn’t, promise,” Violet said. “I was just asking. He’s the one reading romance into this.”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frowned. James put a hand on her shoulder. “You know how guys are. Always trying to score with the chicks. Besides, it’s probably chump change to him.”</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know, but…” Stella started.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when can we learn any more spells?” Ralph asked quietly.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“Six days?” Stella asked before Lucky could answer.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did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you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know?” Lucky asked, baffled.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had an enchanting process at the factory that always failed every eight days. They thought it was random until I started tracking it. We learned spells on one of those eighth days.”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that’s correct,” Lucky said. “The stars align every eight days, in a sixty-four day cycle. The most lucky day we had back in the Labyrinth was sixty-fourth day, when white shines, and all magic works.”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said that ‘firestorm’ spell was red? When’s that?” James asked.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cycles from now, so…”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“Fourteen days?” Stella asked.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fourteen.”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soon enough to help us here,” Ralph grimly mused.</w:t>
      </w:r>
    </w:p>
    <w:p w:rsidR="00000000" w:rsidDel="00000000" w:rsidP="00000000" w:rsidRDefault="00000000" w:rsidRPr="00000000" w14:paraId="0000006D">
      <w:pPr>
        <w:rPr/>
      </w:pPr>
      <w:r w:rsidDel="00000000" w:rsidR="00000000" w:rsidRPr="00000000">
        <w:rPr/>
        <mc:AlternateContent>
          <mc:Choice Requires="wpg">
            <w:drawing>
              <wp:inline distB="0" distT="0" distL="0" distR="0">
                <wp:extent cx="5953125" cy="28575"/>
                <wp:effectExtent b="0" l="0" r="0" t="0"/>
                <wp:docPr id="6" name=""/>
                <a:graphic>
                  <a:graphicData uri="http://schemas.microsoft.com/office/word/2010/wordprocessingShape">
                    <wps:wsp>
                      <wps:cNvSpPr/>
                      <wps:cNvPr id="7" name="Shape 7"/>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one slept the third night, except in brief watches. Everyone was waiting for the next attack.</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never came. The night passed without event.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 a statistical fluke, the last two nights,” the bleary-eyed merchant told Violet the next morning, in the tone that one uses when trying to reassure himself.</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“Thanks for the scrolls,” Violet said.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“Oh—of course. Let me know if you need any more.”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questioned Lucky. “Why not last night? Did they run out of credits?”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shrugged. “I doubt it. But maybe they’re nurcking with our minds, or maybe someone got called to a late-night meeting and wanted to watch it live. Vulkan was especially like that—he never wanted the rest of us to see something live that he couldn’t.”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looked up. “Vulkan?”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“Vulkan Lisp. He was my betrothed.”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the same Perfect who got James and </w:t>
      </w:r>
      <w:commentRangeStart w:id="1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w:t>
      </w:r>
      <w:commentRangeEnd w:id="13"/>
      <w:r w:rsidDel="00000000" w:rsidR="00000000" w:rsidRPr="00000000">
        <w:commentReference w:id="1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trouble,” Stella said.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Lucky’s mouth fell open.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be honest, I didn’t even look at the court papers,” James admitted.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did, but they didn’t have his name. It’s just that he gave me his comms address in case I ‘wanted out.’” Stella spat the last words.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“Great,” Lucky said. “Absolute, nurcking great. He’ll never let this go.”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doesn’t change anything,” Stella said. “They’d still try to kill us all, no matter what.”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but he has a lot more resources. Let me… let me </w:t>
      </w:r>
      <w:commentRangeStart w:id="1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w:t>
      </w:r>
      <w:commentRangeEnd w:id="14"/>
      <w:r w:rsidDel="00000000" w:rsidR="00000000" w:rsidRPr="00000000">
        <w:commentReference w:id="1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myself for a moment.” Lucky wandered off.</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watched her go. “Does she do that a lot?”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Ralph shook his head. “Never </w:t>
      </w:r>
      <w:commentRangeStart w:id="15"/>
      <w:commentRangeStart w:id="1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knew</w:t>
      </w:r>
      <w:commentRangeEnd w:id="15"/>
      <w:r w:rsidDel="00000000" w:rsidR="00000000" w:rsidRPr="00000000">
        <w:commentReference w:id="15"/>
      </w:r>
      <w:commentRangeEnd w:id="16"/>
      <w:r w:rsidDel="00000000" w:rsidR="00000000" w:rsidRPr="00000000">
        <w:commentReference w:id="1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had figured sometimes Lucky might have been practicing magic in secret. Or, now that they knew the Perfects were watching them, perhaps she was talking to her mother or her siblings who still loved her. But sometimes</w:t>
      </w:r>
      <w:commentRangeStart w:id="1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wondered, maybe she </w:t>
      </w:r>
      <w:commentRangeEnd w:id="17"/>
      <w:r w:rsidDel="00000000" w:rsidR="00000000" w:rsidRPr="00000000">
        <w:commentReference w:id="1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 walked off to cry.</w:t>
      </w:r>
    </w:p>
    <w:p w:rsidR="00000000" w:rsidDel="00000000" w:rsidP="00000000" w:rsidRDefault="00000000" w:rsidRPr="00000000" w14:paraId="00000081">
      <w:pPr>
        <w:rPr/>
      </w:pPr>
      <w:r w:rsidDel="00000000" w:rsidR="00000000" w:rsidRPr="00000000">
        <w:rPr/>
        <mc:AlternateContent>
          <mc:Choice Requires="wpg">
            <w:drawing>
              <wp:inline distB="0" distT="0" distL="0" distR="0">
                <wp:extent cx="5953125" cy="28575"/>
                <wp:effectExtent b="0" l="0" r="0" t="0"/>
                <wp:docPr id="5" name=""/>
                <a:graphic>
                  <a:graphicData uri="http://schemas.microsoft.com/office/word/2010/wordprocessingShape">
                    <wps:wsp>
                      <wps:cNvSpPr/>
                      <wps:cNvPr id="6" name="Shape 6"/>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most dangerous part of the journey </w:t>
      </w:r>
      <w:commentRangeStart w:id="1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fell </w:t>
      </w:r>
      <w:commentRangeEnd w:id="18"/>
      <w:r w:rsidDel="00000000" w:rsidR="00000000" w:rsidRPr="00000000">
        <w:commentReference w:id="1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through a twisty high-walled canyon pass in the mountains, just before Ironspire itself. While it would not be impossible to simply climb over the hills, it would take days—in this wasteland where no food grew—and it would be impossible to bring the machines. The place would be perfect for an ambush, and James now knew the monsters, as skilled as the Slavers, could realize that.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 course, it didn’t take very much skill to realize that, which is why the captain of the caravan guards had </w:t>
      </w:r>
      <w:commentRangeStart w:id="1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had</w:t>
      </w:r>
      <w:commentRangeEnd w:id="19"/>
      <w:r w:rsidDel="00000000" w:rsidR="00000000" w:rsidRPr="00000000">
        <w:commentReference w:id="1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shouting match with the chief merchant so loud that everyone heard either it or </w:t>
      </w:r>
      <w:commentRangeStart w:id="2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rumors</w:t>
      </w:r>
      <w:commentRangeEnd w:id="20"/>
      <w:r w:rsidDel="00000000" w:rsidR="00000000" w:rsidRPr="00000000">
        <w:commentReference w:id="2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understandably superstitious mercenaries didn’t want the next monster attack to occur in such a bad location, while the merchants insisted that the two attacks were mere chance, and if they hurried up, they could make it out of the canyon shortly after nightfall. It would never have even been an argument, James gleaned, except that the panicked escapes of the vehicles each attack had perversely driven them ahead of schedule.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2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Profit won over patience</w:t>
      </w:r>
      <w:commentRangeEnd w:id="21"/>
      <w:r w:rsidDel="00000000" w:rsidR="00000000" w:rsidRPr="00000000">
        <w:commentReference w:id="2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off they went through the canyon. There was not quite enough room for the guards to walk on the side, so most of the caravan either walked in front of or behind the machines. James wondered why it seemed the lower ranked mercenaries, like themselves, ended up in the vanguard, until he realized that if the machines were to accelerate in haste, they’d risk being run over.</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no way the Perfects will leave us alone,” James said. “This is too easy.”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“They’ll wait until the time is right,” Lucky said. “Or most entertaining. I’d bet they’ll act right when we’re almost—”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7" w:date="2026-09-24T16:47:39Z"/>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“Halt!” the guard captain </w:t>
      </w:r>
      <w:commentRangeStart w:id="2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called</w:t>
      </w:r>
      <w:commentRangeEnd w:id="22"/>
      <w:r w:rsidDel="00000000" w:rsidR="00000000" w:rsidRPr="00000000">
        <w:commentReference w:id="2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ins w:author="Naomi Neenan" w:id="17" w:date="2026-09-24T16:47:39Z">
        <w:r w:rsidDel="00000000" w:rsidR="00000000" w:rsidRPr="00000000">
          <w:rPr>
            <w:rtl w:val="0"/>
          </w:rPr>
        </w:r>
      </w:ins>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7" w:date="2026-09-24T16:47:39Z"/>
          <w:rPrChange w:author="Naomi Neenan" w:id="18" w:date="2026-09-24T16:47:39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7" w:date="2026-09-24T16:47:39Z">
        <w:r w:rsidDel="00000000" w:rsidR="00000000" w:rsidRPr="00000000">
          <w:rPr>
            <w:rtl w:val="0"/>
          </w:rPr>
        </w:r>
      </w:ins>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Emily Pacold" w:id="19" w:date="2026-09-24T20:24:33Z"/>
          <w:color w:val="45818e"/>
          <w:rPrChange w:author="Naomi Neenan" w:id="18" w:date="2026-09-24T16:47:39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7" w:date="2026-09-24T16:47:39Z">
        <w:r w:rsidDel="00000000" w:rsidR="00000000" w:rsidRPr="00000000">
          <w:rPr>
            <w:color w:val="45818e"/>
            <w:rtl w:val="0"/>
            <w:rPrChange w:author="Naomi Neenan" w:id="18" w:date="2026-09-24T16:47:39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NN: Great work this week, and it’s great to have Transmission back! This was quite a tense chapter, and the tension only seems to be rising now that the attacks got bigger, and now that they’ve been stopped. No complaints at all. Well done, and I’m looking forward to more, especially once they get to Ironspire!</w:t>
        </w:r>
      </w:ins>
      <w:ins w:author="Emily Pacold" w:id="19" w:date="2026-09-24T20:24:33Z">
        <w:r w:rsidDel="00000000" w:rsidR="00000000" w:rsidRPr="00000000">
          <w:rPr>
            <w:rtl w:val="0"/>
          </w:rPr>
        </w:r>
      </w:ins>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Emily Pacold" w:id="19" w:date="2026-09-24T20:24:33Z"/>
          <w:color w:val="45818e"/>
          <w:rPrChange w:author="Naomi Neenan" w:id="18" w:date="2026-09-24T16:47:39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Emily Pacold" w:id="19" w:date="2026-09-24T20:24:33Z">
        <w:r w:rsidDel="00000000" w:rsidR="00000000" w:rsidRPr="00000000">
          <w:rPr>
            <w:rtl w:val="0"/>
          </w:rPr>
        </w:r>
      </w:ins>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icole Scofield" w:id="21" w:date="2026-09-25T14:02:13Z"/>
          <w:color w:val="b45f06"/>
          <w:rPrChange w:author="Emily Pacold" w:id="20" w:date="2026-09-24T20:24:33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Emily Pacold" w:id="19" w:date="2026-09-24T20:24:33Z">
        <w:r w:rsidDel="00000000" w:rsidR="00000000" w:rsidRPr="00000000">
          <w:rPr>
            <w:color w:val="b45f06"/>
            <w:rtl w:val="0"/>
            <w:rPrChange w:author="Emily Pacold" w:id="20" w:date="2026-09-24T20:24:3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EP: Brand new to this story, and the lit-RPG genre too, so I don’t have much to say, just taking it all in for now. But this is entertaining, with pacing at a good clip. I also feel like despite the action-heavy sequences and fast pace, I’m picking up good clues about the characters’ personalities which gives it depth, to me. Thank you for sharing!</w:t>
        </w:r>
      </w:ins>
      <w:ins w:author="Nicole Scofield" w:id="21" w:date="2026-09-25T14:02:13Z">
        <w:r w:rsidDel="00000000" w:rsidR="00000000" w:rsidRPr="00000000">
          <w:rPr>
            <w:rtl w:val="0"/>
          </w:rPr>
        </w:r>
      </w:ins>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icole Scofield" w:id="21" w:date="2026-09-25T14:02:13Z"/>
          <w:color w:val="b45f06"/>
          <w:rPrChange w:author="Emily Pacold" w:id="20" w:date="2026-09-24T20:24:33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icole Scofield" w:id="21" w:date="2026-09-25T14:02:13Z">
        <w:r w:rsidDel="00000000" w:rsidR="00000000" w:rsidRPr="00000000">
          <w:rPr>
            <w:rtl w:val="0"/>
          </w:rPr>
        </w:r>
      </w:ins>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b5394"/>
          <w:rPrChange w:author="Nicole Scofield" w:id="22" w:date="2026-09-25T14:02:13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icole Scofield" w:id="21" w:date="2026-09-25T14:02:13Z">
        <w:r w:rsidDel="00000000" w:rsidR="00000000" w:rsidRPr="00000000">
          <w:rPr>
            <w:color w:val="0b5394"/>
            <w:rtl w:val="0"/>
            <w:rPrChange w:author="Nicole Scofield" w:id="22" w:date="2026-09-25T14:02:1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NS: It’s always hard to jump in to the middle of a story and get much out of it, even with such an excellent summary of things beforehand.  What I am missing is the investment in the characters, which typically would happen at the beginning, so I don’t know that my impressions of this section aren’t solely based upon that, but here they are for what they are worth: I felt kept on the outside of the action, like there was a lot more telling than showing, and I wasn’t getting to experience it with the characters.  That makes it a lot like an RPG, I would imagine, and those haven’t ever interested me.  Hence what I am noticing may be a matter of taste and not something to attend to.  I guess what I am saying is it seemed more like game than story.  However, there was an interesting progression of action and some glimpses into the characters that intrigued me.  The whole premise is interesting, too.</w:t>
        </w:r>
      </w:ins>
      <w:r w:rsidDel="00000000" w:rsidR="00000000" w:rsidRPr="00000000">
        <w:rPr>
          <w:rtl w:val="0"/>
        </w:rPr>
      </w:r>
    </w:p>
    <w:sectPr>
      <w:pgSz w:h="15840" w:w="12240" w:orient="portrait"/>
      <w:pgMar w:bottom="1440" w:top="1440" w:left="1440" w:right="144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ole Scofield" w:id="3" w:date="2026-09-25T13:54:29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party ran"?  To make it more direct.</w:t>
      </w:r>
    </w:p>
  </w:comment>
  <w:comment w:author="Nicole Scofield" w:id="0" w:date="2026-09-25T13:45:54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turned me into a newt."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better."</w:t>
      </w:r>
    </w:p>
  </w:comment>
  <w:comment w:author="Corinna Turner" w:id="22" w:date="2026-09-24T20:10:20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work out how to add end comments on my phone without text to highlight so I'm putting it here. This moved well and the stakes are rising. It feels like something fairly significant should be happening fairly soon. Looking forward to what happens next.</w:t>
      </w:r>
    </w:p>
  </w:comment>
  <w:comment w:author="Nicole Scofield" w:id="7" w:date="2026-09-25T13:55:37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"near"?</w:t>
      </w:r>
    </w:p>
  </w:comment>
  <w:comment w:author="Naomi Neenan" w:id="8" w:date="2026-09-24T16:41:58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Aww :(</w:t>
      </w:r>
    </w:p>
  </w:comment>
  <w:comment w:author="Naomi Neenan" w:id="4" w:date="2026-09-24T16:40:38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‘Beast?’ To avoid repetition?</w:t>
      </w:r>
    </w:p>
  </w:comment>
  <w:comment w:author="Naomi Neenan" w:id="19" w:date="2026-09-24T16:46:33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Held?</w:t>
      </w:r>
    </w:p>
  </w:comment>
  <w:comment w:author="Nicole Scofield" w:id="18" w:date="2026-09-25T14:01:01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struck me as an odd way to put it, making me image a journey falling.</w:t>
      </w:r>
    </w:p>
  </w:comment>
  <w:comment w:author="Naomi Neenan" w:id="20" w:date="2026-09-24T16:46:59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rumours of what had happened?</w:t>
      </w:r>
    </w:p>
  </w:comment>
  <w:comment w:author="Nicole Scofield" w:id="17" w:date="2026-09-25T14:00:36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"James wondered if she"?</w:t>
      </w:r>
    </w:p>
  </w:comment>
  <w:comment w:author="Naomi Neenan" w:id="11" w:date="2026-09-24T16:43:19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Toward/ towards?</w:t>
      </w:r>
    </w:p>
  </w:comment>
  <w:comment w:author="Nicole Scofield" w:id="12" w:date="2026-09-25T13:57:23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w:t>
      </w:r>
    </w:p>
  </w:comment>
  <w:comment w:author="Corinna Turner" w:id="5" w:date="2026-09-24T19:55:55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 club? Or are they throwing boulders or other projectiles?</w:t>
      </w:r>
    </w:p>
  </w:comment>
  <w:comment w:author="Corinna Turner" w:id="10" w:date="2026-09-24T20:00:39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Haha, brilliant!</w:t>
      </w:r>
    </w:p>
  </w:comment>
  <w:comment w:author="Nicole Scofield" w:id="13" w:date="2026-09-25T13:59:24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Unless, of course, you want her to use bad grammar like almost everyone seems to do these days....</w:t>
      </w:r>
    </w:p>
  </w:comment>
  <w:comment w:author="Naomi Neenan" w:id="15" w:date="2026-09-24T16:45:46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w:t>
      </w:r>
    </w:p>
  </w:comment>
  <w:comment w:author="Corinna Turner" w:id="16" w:date="2026-09-24T20:05:40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p>
  </w:comment>
  <w:comment w:author="Corinna Turner" w:id="14" w:date="2026-09-24T20:05:25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by?</w:t>
      </w:r>
    </w:p>
  </w:comment>
  <w:comment w:author="Nicole Scofield" w:id="1" w:date="2026-09-25T13:47:19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Funny, since a newt is basically a salamander with toxins.</w:t>
      </w:r>
    </w:p>
  </w:comment>
  <w:comment w:author="Emily Pacold" w:id="6" w:date="2026-09-24T20:22:10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braver? Just curious, I'm sure there's a good reason. It's just, when I play a pc game, once the battle is over I sigh with relief and happily loot the corpses :-)</w:t>
      </w:r>
    </w:p>
  </w:comment>
  <w:comment w:author="Nicole Scofield" w:id="2" w:date="2026-09-25T13:51:21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w:t>
      </w:r>
    </w:p>
  </w:comment>
  <w:comment w:author="Emily Pacold" w:id="21" w:date="2026-09-24T20:24:12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this</w:t>
      </w:r>
    </w:p>
  </w:comment>
  <w:comment w:author="Emily Pacold" w:id="9" w:date="2026-09-24T20:23:03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Hah, that cocky merchant is eating his words now!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