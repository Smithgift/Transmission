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w:t>
        <w:br w:type="textWrapping"/>
        <w:t xml:space="preserve">Lucky (Athena Perl): A Perfect who has been Transmitted, secretly posing as an Unwanted so horrible things don’t happen to her. She knows a lot about the Tower of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bookmarkStart w:colFirst="0" w:colLast="0" w:name="ljb4kiwho453" w:id="0"/>
    <w:bookmarkEnd w:id="0"/>
    <w:p w:rsidR="00000000" w:rsidDel="00000000" w:rsidP="00000000" w:rsidRDefault="00000000" w:rsidRPr="00000000" w14:paraId="00000027">
      <w:pPr>
        <w:pStyle w:val="Heading2"/>
        <w:rPr/>
      </w:pPr>
      <w:r w:rsidDel="00000000" w:rsidR="00000000" w:rsidRPr="00000000">
        <w:rPr>
          <w:rtl w:val="0"/>
        </w:rPr>
        <w:t xml:space="preserve">Magic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0"/>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camp had much less tension in the morning</w:t>
      </w:r>
      <w:commentRangeEnd w:id="0"/>
      <w:r w:rsidDel="00000000" w:rsidR="00000000" w:rsidRPr="00000000">
        <w:commentReference w:id="0"/>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James realized they had still pushed Lucky too far. Even if no one looked at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anger or suspicion, not even James, she still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looked at them back</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hint of fear.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put her Unwanted bonnet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tying it tightly so not one strand of hair was visible. </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had every reason to do</w:t>
      </w:r>
      <w:ins w:author="Naomi Neenan" w:id="0" w:date="2026-07-09T15:06:3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thought bitterly</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didn’t know if he would have treated her any better had he not known she was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walked up beside Lucky on their march. “Hey,” he said.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asked.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with the </w:t>
      </w:r>
      <w:commentRangeStart w:id="7"/>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 finger</w:t>
      </w: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screen?” Lucky gave a chuckle. “You would not believe how badly the Transmitted have messed up the magic system.”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this Violet and Ralph hurried up to the two. “You know how to work that screen?” Ralph asked, curious but not hostile.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She tapped her nose with her middle finger and held out the screen. Rather than the large empty box, there were layers of horizontal colored bars with strange text on them, some shining in gold. But the colors were dull, as if lifeless. “This is the magic screen. Spells I’ve learned are in there.”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nurck did you learn spells?” Ralph demanded.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show you in about six days.”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then?” James asked before Ralph could.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that’s how the magic system works. Let me go into some detail, OK?” she asked. James could hear the slightest note of fear, as if dreading that now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going to be the last straw.</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Violet said. “We trust you.”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looked around at their faces, but didn’t relax much. “To use magic, you need three things. One are the scrolls that the Transmitted so carelessly waste. They contain the chant you need to sing, </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if you just tear them in two, you get just one use</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second thing is, for lack of a better term, magical capacity. That’s the third stat, which is correctly understood to be magic, and even more correctly called Crane.”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“Crane?” Ralph asked. “The machine?”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bird. Each of the stats is the epitome of an animal, or so we believe.”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the others?” James asked.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get to that,” Lucky said.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stick with magic,” Violet insisted.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Lucky said. “The more magic you use, the more dangerous it is to you, so you really don’t want to fill that overuse meter. But with mere scrolls, you’re never going to hit it unless you’re constantly wasting them.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brings me to the third thing: color.”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 James asked.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Magical light. There’s eight colors, but one will substitute for all the others. If you switch to your astrology screen—that’s the one with the spheres—”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switched to see them.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see which stars are shining, and thus what magic will work on that day. Or not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two days you made us all wait before we assaulted the Labyrinth,” Violet thought out loud. “You were making sure we were on the right day?”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Lucky said. “If we were on the wrong one I couldn’t have spammed fire spears like I did at the end.”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what day it is changes how enchantments work?” James guessed.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and there’s an insane number of interconnected rules based on what item it is, what enchantments it already has, and what day it is or other sources of color you have access to. Even we Perfects haven’t figured it all out.”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sources of color’,” James repeated.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The stars are just one source. Certain items radiate color, as well as certain monsters, believe it or not. As do some places. But if you use a scroll, the burning provides a single blast of color for one use of the spell. That’s why using them is so wasteful.”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Lucky, you must have been cringing every time we used one,” Ralph said, shaking his head. “All this time we could have had unlimited access.”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Lucky said. “But I didn’t know if I could trust you all, yet.”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you use a scroll to give color for a different spell?” Violet asked.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throw it into a fire, yes. But only for a few seconds.”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monsters can radiate color, can they also use magic?” James asked.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not sure how we could tell that from a normal attack, but yes.”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about—hold on,” Ralph said. “I hear something coming. Form a circle.”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the faintest sound of steps through the underbrush. The party quietly formed a circle, James beside Lucky and Violet.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party drew close. They had gear of materials James didn’t recognize, and all of them had bolas and strange two-pronged spears. “Oh, hey!” their leader, a thin Worker said cheerfully. “You just worldclimbed?”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Ralph said with a note of suspicion.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a patrol with the local city. We can help lead you back.”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uncertain. “Sure,” Ralph said conversationally. “We did get badly banged up by the Guardian. Does one of you have any salves? You could check Lucky here over. She was really hurt.”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stiffened, then relaxed. Ralph didn’t trust them, and neither should he.</w:t>
      </w:r>
    </w:p>
    <w:bookmarkStart w:colFirst="0" w:colLast="0" w:name="hg2nylt91hkq" w:id="1"/>
    <w:bookmarkEnd w:id="1"/>
    <w:p w:rsidR="00000000" w:rsidDel="00000000" w:rsidP="00000000" w:rsidRDefault="00000000" w:rsidRPr="00000000" w14:paraId="00000055">
      <w:pPr>
        <w:pStyle w:val="Heading2"/>
        <w:rPr/>
      </w:pPr>
      <w:r w:rsidDel="00000000" w:rsidR="00000000" w:rsidRPr="00000000">
        <w:rPr>
          <w:rtl w:val="0"/>
        </w:rPr>
        <w:t xml:space="preserve">Patrols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they stepped closer, James noticed there were only five of them, and they didn’t have any kind of insignia on their armor. Slavers? Or a genuine patrol?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me see,” a young Worker woman said, kneeling by Lucky. “Can you show me?”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yanked down her bonnet. The other party froze for a moment. Ralph sliced off one’s head</w:t>
      </w:r>
      <w:commentRangeStart w:id="10"/>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young Worker woman didn’t have a chance to react before Lucky stabbed her through the throat. James reacted just as the enemy leader did. They speared each other. The leader’s spear caught James’s arm in the shoulder, but James kicked hi</w:t>
      </w:r>
      <w:commentRangeStart w:id="12"/>
      <w:commentRangeStart w:id="13"/>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back in the nuts. Th</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leader bent over in pain, and Ralph chopped off his head.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had been tangled by the spears of the two others, but had her inventory open. She pulled out and ripped a scroll in half and killed one instantly. The other tried to escape but got killed by Lucky’s precision dart to the eye.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the forest was silent, once again.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tell me we actually killed Slavers,” James pleaded.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But we’ll find out for sure in a moment,” Lucky said, as she rummaged through the loot. “The ‘we’re a town patrol, just trust us’, is one of the oldest tricks in the books. Second only to the helpless young woman separated from her party and the mysterious abandoned camp.”</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argue that that meant the patrol trick was third, not second, as he was still pretty amped up from the fight. “At least we have their gear,” he said, admiring the loot piles.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take it,” Lucky said. “It looks Slaver as nurck. Here!” she pulled out a map.</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crowded around it. James didn’t know how it possibly could have been created except by magic, because it appeared aerial. But the arrival hills were circled and notes indicated the paths of actual patrols. Other marks showed a path across a vaguely defined border and the Free cities.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 their compass,” Violet said, digging through the same pile of loot. She tapped on it and strange base-8 coordinates appeared above it in glowing text. “We can find our way to the nearest Free town from here.”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will we know if they’re not Slavers?” James asked.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thing they’ll do is demand proof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aren’t Slavers,” Lucky said. She carefully redid her bonnet. “They’ll do this by attempting to intimidate us, then call for backup, then interrogate us with a bunch of questions to see if our story holds together.”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can’t Slavers do all the same?” James asked.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Ralph said. “And they sometimes do. But we get to interrogate them a bunch to make sure they’re not, either. Either way, don’t let them surround us.”</w:t>
      </w:r>
    </w:p>
    <w:p w:rsidR="00000000" w:rsidDel="00000000" w:rsidP="00000000" w:rsidRDefault="00000000" w:rsidRPr="00000000" w14:paraId="00000065">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didn’t try to</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bury the “remains”</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Slavers, or even try to acknowledge that they had killed anyone. Off they went, following the map. James wondered if the Surface was so treacherous that every party ambushed before they were ambushed themselves, but at least the rest of his party seemed to know what to do in these situations.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trouble sleeping that night, though. Even if they had been Sla</w:t>
      </w:r>
      <w:ins w:author="Naomi Neenan" w:id="1" w:date="2026-07-09T15:15:27Z">
        <w:r w:rsidDel="00000000" w:rsidR="00000000" w:rsidRPr="00000000">
          <w:rPr>
            <w:rtl w:val="0"/>
            <w:rPrChange w:author="Naomi Neenan" w:id="2" w:date="2026-07-09T15:15:2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v</w:t>
        </w:r>
      </w:ins>
      <w:del w:author="Naomi Neenan" w:id="1" w:date="2026-07-09T15:15:2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ers, they had killed other people and sent them back to the death loop of the Underneath. At least the smell of Lucky’s special logs…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“Monsters!” Violet shouted. James reached for his spear and had a moment to react before the creatures were upon them. Strange horned beasts and misshapen ants and—he had no time to think, only to stab and fight, and—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it was over.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 wiping his eyes. “I hate night ambushes. Why didn’t the fire stop them?” he asked Lucky.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check your trees,” she said grimly.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of their black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-trees had grown significantly. “What did we do?” James asked. “We killed some evil Slavers!”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“Chances are they either had high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system thinks we shouldn’t have killed them, or it was smart enough to detect the treachery,” Lucky mused. “Or maybe some other reason. The point is, the incense logs aren’t perfect.”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“Great,” James said. “Absolutely, nurcking great. The system thinks we’re the bad guys now.”</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“Bad in the eyes of the culture that made this place,” Lucky said. “Not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would have died, or far worse, if we hadn’t ambushed them,” Violet said.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for wounds,” Ralph said. “And I think we’re all going to stay up tonight, until we find some way to </w:t>
      </w:r>
      <w:commentRangeStart w:id="16"/>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 our trees.”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pondered Lucky’s words for the rest of that sleepless night. On Earth, the Scale was said (by the Perfects) to be the ultimate arbiter of good and evil, and the optimal system for the Rebuilding of Earth’s surface. Lucky seemed to have extraordinarily strong opinions on right and wrong, though, and she was, if exiled, still a Perfect.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else she said struck him as odd, but by the time he started to think of what it was</w:t>
      </w:r>
      <w:ins w:author="Naomi Neenan" w:id="3" w:date="2026-07-09T15:16:4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fatigue had finally put him to sleep, threat or no threat.</w:t>
      </w:r>
    </w:p>
    <w:bookmarkStart w:colFirst="0" w:colLast="0" w:name="mtoo9rtax2vp" w:id="2"/>
    <w:bookmarkEnd w:id="2"/>
    <w:p w:rsidR="00000000" w:rsidDel="00000000" w:rsidP="00000000" w:rsidRDefault="00000000" w:rsidRPr="00000000" w14:paraId="00000074">
      <w:pPr>
        <w:pStyle w:val="Heading2"/>
        <w:rPr/>
      </w:pPr>
      <w:r w:rsidDel="00000000" w:rsidR="00000000" w:rsidRPr="00000000">
        <w:rPr>
          <w:rtl w:val="0"/>
        </w:rPr>
        <w:t xml:space="preserve">Northreach Town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did not encounter another patrol, Slaver or Free. By noon the next morning they had found freshly cut stumps, and following them inwards they saw first rich fields of colorful plants then the walls of Northreach, the town they saw on the map. They got strange looks from farmers as they passed by, but no one tried to stop them.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guards at the town gate were less sympathetic. The gate itself was small, only enough for maybe one cart, and the walls were made of one continual piece of stone. “More raids these days,” one said, hair invisible under his softly shining blue helmet. “How can we tell you aren’t spies?”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killed a party of Slavers,” James suggested.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“Really?” the guard grunted.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handed him the map. The guard looked at them with slightly less suspicion, but not total acceptance. “How do I know this wasn’t your map?”</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were Slavers, would we travel in damaged Underneath gear?” Violet asked.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but where’s the rest of your Tribe?”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were Salamander Wayfarers,” Violet said.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and with an Unwanted?” the guard asked.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when do Slavers travel with Unwanted?” the other guard, a woman pleaded.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Is that really an Unwanted </w:t>
      </w:r>
      <w:commentRangeStart w:id="18"/>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that bonnet?”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froze.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James said firmly. “We have been through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dung over the last few days. We lost one of our members shortly after coming out of the Underneath, we had to ambush Slavers before they ambushed us, and Lucky here has had some trauma about Slavers…”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male guard paused, objections visibly approaching his lips. “Michael, for nurck’s sake you are the most paranoid guard in the entire town,” the female guard said.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“Seen enough battles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paranoid.”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“Seven Fords? Greenwald division?” Ralph suddenly asked.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did you—” And then suddenly he stared. “</w:t>
      </w:r>
      <w:commentRangeStart w:id="20"/>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Ralph?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Really? You wor</w:t>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ldclimbed again?”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“Wasn’t easy, but I can vouch for everyone here.”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 inside, then, but get some ID, first thing.” The guard motioned them in.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Inside, the buildings seemed a mixture of temporary, permanent, and temporary that had become permanent, wood mixed with more of the strange seamless stone. The streets were also of the seamless stuff, but plenty of grass grew everywhere, as well as many plants. Every so many streets, a large brazier burned logs—though not, as they passed by one to smell it, Lucky’s special logs.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close,” Violet said.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“Didn’t recognize him at first, but I remember the Greenwald Division,” Ralph said in a quiet voice. “No idea how many survived, or even if we won.”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came up to James. “I owe you one,” she whispered.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nodded without a word.</w:t>
      </w:r>
    </w:p>
    <w:p w:rsidR="00000000" w:rsidDel="00000000" w:rsidP="00000000" w:rsidRDefault="00000000" w:rsidRPr="00000000" w14:paraId="0000008D">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seemed whenever humans got together in any kind of permanent settlement, on Earth or in the Tower of Worlds, </w:t>
      </w: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jerk would eventually reinvent paperwork</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spent the rest of the day filling out forms to at least give some basis to their claims of being ordinary worldclimbers—just ones that had made it as mere Wayfarers.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clerk said it was mostly a formality, and once they got their cards, they’d be welcome in most of the Free alliances. The guard Ralph knew could fact-check their identities, and after that…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ended up renting a room at a tavern in the town. Or attempting to, but before Lucky could even offer a rare stone the smiling proprietor said the first night for worldclimbers was on the house, and so was their first round of drinks. The drinks weren’t alcoholic—no one knew how to distill here. But it was the thought that counted.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kind of sort of celebrated. Maybe it was enough to celebrate just making it to the Surface partially intact. But, James realized, he now had a choice.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he try to keep climbing? Or stay here and wait for </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I don’t know either,” Ralph said when James explained his dilemma. “The Surface is really big, but only parts of it are inhabited, mostly around the Towers.”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what?” James asked.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world’s version of Labyrinths,” Violet explained. “But getting in them is harder for a variety of reasons.”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we’ll probably stick around them, ourselves,” Ralph said. “We already worldclimbed once, we can do it again. And you’re welcome to climb with us.”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almost said yes. But he knew he had a choice to make. “I promised Stella we’d meet in the second world, though.”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barmaid came up to them. “You’re looking for someone?” she asked James.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Why?”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“Northwood City—it’s a bit south of here, has a system for reuniting people. Lots of married couples getting Transmitted, and looking for each other—”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to go there!” James told his party.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why not?” Ralph said. “You’ve been good to us.”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come, too, but you do realize there’s not a huge chance your girlfriend is also up here, right?” Violet said. “And if she’s not, you’ll be waiting a while.”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to take it,” James said, determination entering his voice. “This is all because of what happened to her. I can’t leave her now.”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said I’d go. Right, everyone?” Ralph said.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Violet said.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didn’t seem super crazed about it. But she said “I’ll go.”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it’s settled!” Ralph said, pounding the table with strength enough to rattle the dishes.</w:t>
      </w:r>
    </w:p>
    <w:p w:rsidR="00000000" w:rsidDel="00000000" w:rsidP="00000000" w:rsidRDefault="00000000" w:rsidRPr="00000000" w14:paraId="000000A3">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crowded in their room, James heard Lucky cry again. But when he looked at her mouth, he saw it was moving without words.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4" w:date="2026-07-09T15:21:43Z"/>
          <w:rFonts w:ascii="Cambria" w:cs="Cambria" w:eastAsia="Cambria" w:hAnsi="Cambria"/>
          <w:b w:val="0"/>
          <w:bCs w:val="0"/>
          <w:i w:val="0"/>
          <w:iCs w:val="0"/>
          <w:smallCaps w:val="0"/>
          <w:strike w:val="0"/>
          <w:color w:val="2a6099"/>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MPS: I am a little concerned that these chapters aren’t “thick” enough. Was there </w:t>
      </w:r>
      <w:commentRangeStart w:id="23"/>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enough meat to them? </w:t>
      </w:r>
      <w:ins w:author="Naomi Neenan" w:id="4" w:date="2026-07-09T15:21:43Z">
        <w:commentRangeEnd w:id="23"/>
        <w:r w:rsidDel="00000000" w:rsidR="00000000" w:rsidRPr="00000000">
          <w:commentReference w:id="23"/>
        </w:r>
        <w:r w:rsidDel="00000000" w:rsidR="00000000" w:rsidRPr="00000000">
          <w:rPr>
            <w:rtl w:val="0"/>
          </w:rPr>
        </w:r>
      </w:ins>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4" w:date="2026-07-09T15:21:43Z"/>
          <w:color w:val="2a6099"/>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Naomi Neenan" w:id="4" w:date="2026-07-09T15:21:43Z">
        <w:r w:rsidDel="00000000" w:rsidR="00000000" w:rsidRPr="00000000">
          <w:rPr>
            <w:rtl w:val="0"/>
          </w:rPr>
        </w:r>
      </w:ins>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4" w:date="2026-07-09T15:21:43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Naomi Neenan" w:id="4" w:date="2026-07-09T15:21:43Z">
        <w:r w:rsidDel="00000000" w:rsidR="00000000" w:rsidRPr="00000000">
          <w:rPr>
            <w:color w:val="068297"/>
            <w:rtl w:val="0"/>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NN: Really great work with these three! </w:t>
        </w:r>
      </w:ins>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4" w:date="2026-07-09T15:21:43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Naomi Neenan" w:id="4" w:date="2026-07-09T15:21:43Z">
        <w:r w:rsidDel="00000000" w:rsidR="00000000" w:rsidRPr="00000000">
          <w:rPr>
            <w:color w:val="068297"/>
            <w:rtl w:val="0"/>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Nothing to note, and I definitely thought the chapters were thick enough with new environments, action, lots of lore revelations, a revisit to the Stella dilemma, and now an interesting hint to something at the end. I was wondering if it could be a way she gains more arete somehow, but then also if it’s communication. Could she be communicating with someone in another world, even Earth? I don’t know, but curious to see what that’s about. </w:t>
        </w:r>
      </w:ins>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6" w:date="2026-07-11T03:05:16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Naomi Neenan" w:id="4" w:date="2026-07-09T15:21:43Z">
        <w:r w:rsidDel="00000000" w:rsidR="00000000" w:rsidRPr="00000000">
          <w:rPr>
            <w:color w:val="068297"/>
            <w:rtl w:val="0"/>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Overall though, well done, and I’m looking forward to more!</w:t>
        </w:r>
      </w:ins>
      <w:ins w:author="Dylan" w:id="6" w:date="2026-07-11T03:05:16Z">
        <w:r w:rsidDel="00000000" w:rsidR="00000000" w:rsidRPr="00000000">
          <w:rPr>
            <w:rtl w:val="0"/>
          </w:rPr>
        </w:r>
      </w:ins>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6" w:date="2026-07-11T03:05:16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Dylan" w:id="6" w:date="2026-07-11T03:05:16Z">
        <w:r w:rsidDel="00000000" w:rsidR="00000000" w:rsidRPr="00000000">
          <w:rPr>
            <w:rtl w:val="0"/>
          </w:rPr>
        </w:r>
      </w:ins>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6" w:date="2026-07-11T03:05:16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Dylan" w:id="6" w:date="2026-07-11T03:05:16Z">
        <w:r w:rsidDel="00000000" w:rsidR="00000000" w:rsidRPr="00000000">
          <w:rPr>
            <w:color w:val="068297"/>
            <w:rtl w:val="0"/>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DS: Big revelations today! I’m glad to see a bit of information about the other finger-tabs (though we can see which ones they’ll be using more often than others– like any good pause menu!) and we’re learning so much more about the world (and getting some information about where the fire-spears came from). You’ve got a world that seems pretty thought-out. Like I said, the major ‘woah!’ moment was Ralph’s openness to the strangers, but that made sense with their deceit. Cool to see Ralph recognize someone and the two of them being able to vouch for the group– makes the anti-slaver argument a LOT easier!</w:t>
        </w:r>
      </w:ins>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6" w:date="2026-07-11T03:05:16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Dylan" w:id="6" w:date="2026-07-11T03:05:16Z">
        <w:r w:rsidDel="00000000" w:rsidR="00000000" w:rsidRPr="00000000">
          <w:rPr>
            <w:color w:val="068297"/>
            <w:rtl w:val="0"/>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Though, and this is me in my own creating and world-writing thoughts, it makes me anxious for all that they were able to do and learn to suddenly get killed or ambushed and now James has to work his way through the Underneath again (I usually think of the worst-case scenario within the worst-case scenario). And that feeling’s got to be worse with every progress and world they get to!</w:t>
        </w:r>
      </w:ins>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7" w:date="2026-07-11T14:07:38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Dylan" w:id="6" w:date="2026-07-11T03:05:16Z">
        <w:r w:rsidDel="00000000" w:rsidR="00000000" w:rsidRPr="00000000">
          <w:rPr>
            <w:color w:val="068297"/>
            <w:rtl w:val="0"/>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I’m assuming we’re eventually going to see the enemy monsters use spells or give lingering effects (like burns or freezes from each type of magical element) against our heroes! The sky’s the limit on what you can do with it! (Unless that’s the next world they go to, lol). Looking forward to seeing what James plans to do or if Stella’s even going to be there. Great job this week!</w:t>
        </w:r>
      </w:ins>
      <w:ins w:author="Mary Elizabeth Hayes" w:id="7" w:date="2026-07-11T14:07:38Z">
        <w:r w:rsidDel="00000000" w:rsidR="00000000" w:rsidRPr="00000000">
          <w:rPr>
            <w:rtl w:val="0"/>
          </w:rPr>
        </w:r>
      </w:ins>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7" w:date="2026-07-11T14:07:38Z"/>
          <w:color w:val="068297"/>
          <w:rPrChange w:author="Naomi Neenan" w:id="5" w:date="2026-07-09T15:21:43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Mary Elizabeth Hayes" w:id="7" w:date="2026-07-11T14:07:38Z">
        <w:r w:rsidDel="00000000" w:rsidR="00000000" w:rsidRPr="00000000">
          <w:rPr>
            <w:rtl w:val="0"/>
          </w:rPr>
        </w:r>
      </w:ins>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9" w:date="2026-07-11T18:14:42Z"/>
          <w:color w:val="0000ff"/>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Mary Elizabeth Hayes" w:id="7" w:date="2026-07-11T14:07:38Z">
        <w:r w:rsidDel="00000000" w:rsidR="00000000" w:rsidRPr="00000000">
          <w:rPr>
            <w:color w:val="0000ff"/>
            <w:rtl w:val="0"/>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MBH: I loved these chapters, and I didn’t think they seemed thin at all. I’m very glad the whole party is actually trusting Lucky and she’s gradually trusting them in return. Also, very heartwarmed that they are all going along with James to search for Stella. I wasn’t sure about them killing the party that approached them, just because my default is to ask questions first and shoot later, but upon further reflection, they really couldn’t take the chance if the other party seemed suspicious. And I thought the others would know better than James in this instance anyway. </w:t>
        </w:r>
      </w:ins>
      <w:ins w:author="Corinna Turner" w:id="9" w:date="2026-07-11T18:14:42Z">
        <w:r w:rsidDel="00000000" w:rsidR="00000000" w:rsidRPr="00000000">
          <w:rPr>
            <w:rtl w:val="0"/>
          </w:rPr>
        </w:r>
      </w:ins>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9" w:date="2026-07-11T18:14:42Z"/>
          <w:color w:val="0000ff"/>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Corinna Turner" w:id="9" w:date="2026-07-11T18:14:42Z">
        <w:r w:rsidDel="00000000" w:rsidR="00000000" w:rsidRPr="00000000">
          <w:rPr>
            <w:rtl w:val="0"/>
          </w:rPr>
        </w:r>
      </w:ins>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9" w:date="2026-07-11T18:14:42Z"/>
          <w:color w:val="0000ff"/>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Corinna Turner" w:id="9" w:date="2026-07-11T18:14:42Z">
        <w:r w:rsidDel="00000000" w:rsidR="00000000" w:rsidRPr="00000000">
          <w:rPr>
            <w:rtl w:val="0"/>
          </w:rPr>
        </w:r>
      </w:ins>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9" w:date="2026-07-11T18:14:42Z"/>
          <w:rFonts w:ascii="Roboto" w:cs="Roboto" w:eastAsia="Roboto" w:hAnsi="Roboto"/>
          <w:color w:val="444746"/>
          <w:sz w:val="21"/>
          <w:szCs w:val="21"/>
          <w:highlight w:val="white"/>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Corinna Turner" w:id="9" w:date="2026-07-11T18:14:42Z">
        <w:r w:rsidDel="00000000" w:rsidR="00000000" w:rsidRPr="00000000">
          <w:rPr>
            <w:color w:val="0000ff"/>
            <w:rtl w:val="0"/>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CT: </w:t>
        </w:r>
        <w:r w:rsidDel="00000000" w:rsidR="00000000" w:rsidRPr="00000000">
          <w:rPr>
            <w:rFonts w:ascii="Roboto" w:cs="Roboto" w:eastAsia="Roboto" w:hAnsi="Roboto"/>
            <w:color w:val="444746"/>
            <w:sz w:val="21"/>
            <w:szCs w:val="21"/>
            <w:highlight w:val="white"/>
            <w:rtl w:val="0"/>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I'm quite sensitive to thinness but I thought this all moved quite well and was engaging. I'm not saying it wouldn't be possible to thicken it at all, but the lack wasn't whacking me in the face. </w:t>
        </w:r>
      </w:ins>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9" w:date="2026-07-11T18:14:42Z"/>
          <w:rFonts w:ascii="Roboto" w:cs="Roboto" w:eastAsia="Roboto" w:hAnsi="Roboto"/>
          <w:color w:val="444746"/>
          <w:sz w:val="21"/>
          <w:szCs w:val="21"/>
          <w:highlight w:val="white"/>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Corinna Turner" w:id="9" w:date="2026-07-11T18:14:42Z">
        <w:r w:rsidDel="00000000" w:rsidR="00000000" w:rsidRPr="00000000">
          <w:rPr>
            <w:rFonts w:ascii="Roboto" w:cs="Roboto" w:eastAsia="Roboto" w:hAnsi="Roboto"/>
            <w:color w:val="444746"/>
            <w:sz w:val="21"/>
            <w:szCs w:val="21"/>
            <w:highlight w:val="white"/>
            <w:rtl w:val="0"/>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I was a bit shocked that they slew the strangers without being sure what they were. If that's actually necessary behaviour in that world, then it's going to be impossible to behave morally. But why were they indignant about the trees? They could have slain innocent guards and thus they were bad guys (as well), even though they turned out to have got it right.</w:t>
        </w:r>
      </w:ins>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9" w:date="2026-07-11T18:14:42Z"/>
          <w:rFonts w:ascii="Roboto" w:cs="Roboto" w:eastAsia="Roboto" w:hAnsi="Roboto"/>
          <w:color w:val="444746"/>
          <w:sz w:val="21"/>
          <w:szCs w:val="21"/>
          <w:highlight w:val="white"/>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Corinna Turner" w:id="9" w:date="2026-07-11T18:14:42Z">
        <w:r w:rsidDel="00000000" w:rsidR="00000000" w:rsidRPr="00000000">
          <w:rPr>
            <w:rFonts w:ascii="Roboto" w:cs="Roboto" w:eastAsia="Roboto" w:hAnsi="Roboto"/>
            <w:color w:val="444746"/>
            <w:sz w:val="21"/>
            <w:szCs w:val="21"/>
            <w:highlight w:val="white"/>
            <w:rtl w:val="0"/>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I was glazing over a bit with the colour and magic stuff, but my concentration is not at its best. I understood it broadly speaking. </w:t>
        </w:r>
      </w:ins>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pPr>
      <w:ins w:author="Corinna Turner" w:id="9" w:date="2026-07-11T18:14:42Z">
        <w:r w:rsidDel="00000000" w:rsidR="00000000" w:rsidRPr="00000000">
          <w:rPr>
            <w:rFonts w:ascii="Roboto" w:cs="Roboto" w:eastAsia="Roboto" w:hAnsi="Roboto"/>
            <w:color w:val="444746"/>
            <w:sz w:val="21"/>
            <w:szCs w:val="21"/>
            <w:highlight w:val="white"/>
            <w:rtl w:val="0"/>
            <w:rPrChange w:author="Corinna Turner" w:id="10" w:date="2026-07-11T18:14:42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Great dilemma for James now. Though it makes me like and trust Lucky less that she's so reluctant to spend a little time looking for Stella. Not sure what to make of the ending. Looking forward to more.</w:t>
        </w:r>
        <w:r w:rsidDel="00000000" w:rsidR="00000000" w:rsidRPr="00000000">
          <w:rPr>
            <w:color w:val="0000ff"/>
            <w:rtl w:val="0"/>
            <w:rPrChange w:author="Mary Elizabeth Hayes" w:id="8" w:date="2026-07-11T14:07:38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 </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0" w:date="2026-07-09T15:06:0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atmosphere of the camp was much less tense in the morning?' 'There was much less tension in the camp by morning/ when morning came?'</w:t>
      </w:r>
    </w:p>
  </w:comment>
  <w:comment w:author="Corinna Turner" w:id="1" w:date="2026-07-11T11:37:5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Corinna Turner" w:id="16" w:date="2026-07-11T11:47:3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it be sensible to check their trees before bed, or after any significant encounter, as a matter of routine?</w:t>
      </w:r>
    </w:p>
  </w:comment>
  <w:comment w:author="Mary Elizabeth Hayes" w:id="17" w:date="2026-07-11T14:02:17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Naomi Neenan" w:id="12" w:date="2026-07-09T15:14:43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just be me who's bothered, but 'between the legs?'</w:t>
      </w:r>
    </w:p>
  </w:comment>
  <w:comment w:author="Corinna Turner" w:id="13" w:date="2026-07-11T11:44:04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Nuts is pretty mild. Depends on the target audience.</w:t>
      </w:r>
    </w:p>
  </w:comment>
  <w:comment w:author="Mary Elizabeth Hayes" w:id="14" w:date="2026-07-11T13:59:31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Eh, I would also prefer "between the legs" honestly.</w:t>
      </w:r>
    </w:p>
  </w:comment>
  <w:comment w:author="Corinna Turner" w:id="6" w:date="2026-07-11T11:39:2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case?</w:t>
      </w:r>
    </w:p>
  </w:comment>
  <w:comment w:author="Naomi Neenan" w:id="21" w:date="2026-07-09T15:19: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total reactions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2026-07-11 3:00 AM UTC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2026-07-11 11:51 AM UTC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Mary Elizabeth Hayes reacted with 🤣 at 2026-07-11 2:04 PM UTC</w:t>
      </w:r>
    </w:p>
  </w:comment>
  <w:comment w:author="Corinna Turner" w:id="7" w:date="2026-07-11T11:39:58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the same in the US as the UK? Confusing.</w:t>
      </w:r>
    </w:p>
  </w:comment>
  <w:comment w:author="Mary Elizabeth Hayes" w:id="8" w:date="2026-07-11T13:55:12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does, but he was talking about the screen, not the gesture. Though I suppose there might be some need for clarification unless this is supposed to be a double entendre.</w:t>
      </w:r>
    </w:p>
  </w:comment>
  <w:comment w:author="Corinna Turner" w:id="3" w:date="2026-07-11T11:38:27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Looked back at them</w:t>
      </w:r>
    </w:p>
  </w:comment>
  <w:comment w:author="Corinna Turner" w:id="4" w:date="2026-07-11T11:39:00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or the previous.</w:t>
      </w:r>
    </w:p>
  </w:comment>
  <w:comment w:author="Corinna Turner" w:id="22" w:date="2026-07-11T11:53:4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quite a dilemma. Lucky is his best ever chance of getting out of there, but what about Stella?</w:t>
      </w:r>
    </w:p>
  </w:comment>
  <w:comment w:author="Naomi Neenan" w:id="23" w:date="2026-07-09T15:21:4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so, a lot happened, there were new revelations, and a really interesting hint to something at the end</w:t>
      </w:r>
    </w:p>
  </w:comment>
  <w:comment w:author="Dylan" w:id="18" w:date="2026-07-11T03:00:12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like people use Unwanted bonnets as cover often. I'm all for James helping cover Lucky, but I wonder if this is the best way about it.</w:t>
      </w:r>
    </w:p>
  </w:comment>
  <w:comment w:author="Corinna Turner" w:id="19" w:date="2026-07-11T11:50:2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says so this? I thought it was the guards? Also, you probably need some taboo about touching unwanted bonnets (or something), otherwise it would be easy too easy for people to just pull it off and check.</w:t>
      </w:r>
    </w:p>
  </w:comment>
  <w:comment w:author="Naomi Neenan" w:id="5" w:date="2026-07-09T15:08:2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still angry at her, or is he bitter at how she was treated by previous Transmitted? I can't tell</w:t>
      </w:r>
    </w:p>
  </w:comment>
  <w:comment w:author="Dylan" w:id="10" w:date="2026-07-11T02:47:4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going to say that Ralph talking to him would have been a terrible idea (and getting Lucky in the center of it!)</w:t>
      </w:r>
    </w:p>
  </w:comment>
  <w:comment w:author="Corinna Turner" w:id="11" w:date="2026-07-11T11:43:32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they don't wait to be sure!</w:t>
      </w:r>
    </w:p>
  </w:comment>
  <w:comment w:author="Mary Elizabeth Hayes" w:id="9" w:date="2026-07-11T13:56:08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she didn't have a pile of scrolls, she used the actual spell</w:t>
      </w:r>
    </w:p>
  </w:comment>
  <w:comment w:author="Naomi Neenan" w:id="2" w:date="2026-07-09T15:06:52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w:t>
      </w:r>
    </w:p>
  </w:comment>
  <w:comment w:author="Mary Elizabeth Hayes" w:id="20" w:date="2026-07-11T14:04:03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was...lucky</w:t>
      </w:r>
    </w:p>
  </w:comment>
  <w:comment w:author="Dylan" w:id="15" w:date="2026-07-11T02:52:3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me if I'm wrong, but I thought people just despawned? I guess I'm not understanding how the death and drop system works for the world.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(Kinda like this: https://www.youtube.com/watch?v=bNrEQkYVnRw)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