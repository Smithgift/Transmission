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those of you just joining us,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Transmission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story of James Algol, an ordinary Worker who is cruelly Transmitted to a mysterious Tower of Worlds. Climbing to the top means escape, and death means being sent back to the bottom of the tower. He is joined by Stella Cobol, his forbidden Thinker fiancée, Lucky, an exiled member of the ruling class of Perfects, Ralph, an old soldier, and Violet, another Thinker. On the second world, they face the alarming truth that the Tower of Worlds was built for unknown reasons by a mysterious race of aliens known as the Oru, whose system allows the Perfects of Earth to continue to torment them. Their only hope is to reach the fourth world… before the Perfects find a way to kill them.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LitRPG: that is, a world where RPG mechanics have ontological reality, such that people literally have stats and can level up (sort of.) Also note that aside from our heroes, no one knows about the Oru, the Perfect’s ability to send monsters, or has learned magic (actually, the system at work.)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fiancée, who was Transmitted with him. Secretly a Christian, though this is never officially stated.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 who has since died.</w:t>
        <w:br w:type="textWrapping"/>
        <w:t xml:space="preserve">Lucky (Athena Perl): A Perfect who has been Transmitted, secretly posing as an Unwanted so horrible things don’t happen to her. She knows a lot about the Tower of Worlds.</w:t>
        <w:br w:type="textWrapping"/>
        <w:t xml:space="preserve">Vulkan Lisp: the dungpit Perfect who was betrothed to Athena, and also tried to force himself on Stella. A total creep.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 large sum of materials, the party gets James equipped with high-end gear and weaponry.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it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finds the monsters much less numerous. On attacking the Guardian, however, monsters spill from behind while the spawners activate, and in the chaos Fred is badly injured. Lucky spams fire spears at the end and the Guardian flashes into light.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26: They’ve killed the Guardian, and worldclimbed! But Fred is too badly injured to continue, and after seeing the Surface for himself, throws away his Phoenix Sword and dies. Tension begins building in the party.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27: The tension grows, and suddenly they start arguing with Lucky. Why didn’t her luck help Fred? And where did she get all of those fire spear scrolls? Things snap when the rest of the party cuts down what (in her opinion) is the wrong tree, and after the argument grows she ends up revealing her hair—she’s a Perfect!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better drops, and thus gave Lucky “luck.” The black tree spawns monsters, and they have to burn the right kind of logs to prevent them from spawning. The party accepts her, and tension dissipates… sort of.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30: Though trickery, they ambush and kill the patrol, 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but James knew were Slavers all along. They head their way, only to be attacked by monsters during the night—it turns out their actions have jacked up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high that now they’re in constant danger of monsters spawning, even with Lucky’s special logs.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except strangely for Lucky, is psyched about going there.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32: On the trip, Lucky tells the others about the true names of the stats, named after animals considered paragons: Lion, Gorilla, Crane, Speed, and Ambush, though Lucky is uncertain about the specific animals in the last two. Lucky mentions the Perfects aren’t certain despite testing it, and it wasn’t in the manual, but then immediately ends the discussion.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33: They arrive at Northwood City, and discuss what to do. The rest of the party wants to keep looking for jobs to pay for much better gear, but James wants to look for Stella. While musing about his next steps, he shows up at a factory’s open house and sees the many machines there, following rules which do not exist on Earth. Passing by the workshop, James spots Stella herself.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34: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They go home to Stella’s apartment, where she reveals she is saving money for a future house for them to live together in. James proposes, and they head to say goodbye to the rest of his party. But Lucky takes them both aside immediately and warns them that they are in grave danger.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35: They flee the city, Stella trying but failing to get money from the bank since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run out of time and there’s a crowd. James ends up bluffing about being part of a secret cult to get out.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36: Far from the city, Lucky reveals herself to Stella and tells them of the mysteries of the Oru: a very human alien race that created the Tower of Worlds for some unknown reason. Although the Oru seem to have destroyed themselves in some kind of colossal disaster, a human ship discovered the remains of a satellite and brought it back. The descendants of this ship were the first Perfect, splicing Oru genes into themselves and others to recreate the Oru castes that could activate features on the satellite.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Oru created the Tower of Worlds is still a mystery. Theory A proponents hold that it was a kind of elaborate live-action MMORPG. Theory B proponents hold that it was a kind of religious ritual based on the Oru concept of the afterlife, as the “scrolls” appear to be sections from Oru scriptures. Or it’s possible that whatever the Oru wanted out of the Tower of Worlds, it had no correspondence to Earth culture.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37: Lucky continues by warning the Oru had a concept of the living interfering with the dead: you could pay to have the dead cursed or blessed. And the same is true of the human Perfects: they can pay money to help or hinder the Transmitted. Lucky fears that the Perfects would send Titans to destroy whatever city they stay in, as three of the people they hate the most are together. Their only option is to climb to the fourth world, where the cameras can’t go and there is no apparent way to interfere with the Transmitted. The party all agrees to go.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Interlude 1: Vulkan Lisp, the Perfect responsible for our heroes’ misfortune, fumes that he was thwarted. He contacts his father, a member of the Supreme Council, to get far more credits to stop our heroes’ ascent.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38: Lucky teaches the party the elaborate ritual for learning spells, that no one had managed to discover by chance. James and co get some spells of blue magic. They debate what to do, knowing the Perfects are watching their every move.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literally, to get to the next world involves slaying the three kaijū-sized Titans, impossible for a small party like themselves. But key fragments can be bought from those who did slay Titans, and they decide to use their superior knowledge of the Tower of Worlds to grind money.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39: Stella goes to withdraw her life savings to see that the bank has had a run. They end up on a caravan to Ironspire, a mining outpost. On the way, an alarm blares.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40: Ettins attack! The caravan survives, although one hauler has taken a bad hit. The next night, spider-riding gremlins attack and Stella, who is arachnophobic, freaks out. The next day, the merchants foolishly try to push through the last leg of the journey, a steep canyon, in the hopes of reaching Ironspire before nightfall. As they march on, the captain orders a halt.</w:t>
      </w:r>
    </w:p>
    <w:bookmarkStart w:colFirst="0" w:colLast="0" w:name="2m4nr7e0aqm9" w:id="0"/>
    <w:bookmarkEnd w:id="0"/>
    <w:p w:rsidR="00000000" w:rsidDel="00000000" w:rsidP="00000000" w:rsidRDefault="00000000" w:rsidRPr="00000000" w14:paraId="00000035">
      <w:pPr>
        <w:pStyle w:val="Heading2"/>
        <w:rPr/>
      </w:pPr>
      <w:r w:rsidDel="00000000" w:rsidR="00000000" w:rsidRPr="00000000">
        <w:rPr>
          <w:rtl w:val="0"/>
        </w:rPr>
        <w:t xml:space="preserve">Breakdown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gripped his spear, but all around, no monsters showed. The Sun, or whatever the nurck the Oru called their star, still merrily shone above. So what else?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what?” Ralph muttered, shaking his head.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other mercenaries were</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ittle </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more happy</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the captain bellowed over all of them. “One of the haulers broke. We’re trying to repair it.”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leave it behind!” </w:t>
      </w:r>
      <w:ins w:author="Corinna Turner" w:id="0" w:date="2026-10-09T12:31:40Z">
        <w:r w:rsidDel="00000000" w:rsidR="00000000" w:rsidRPr="00000000">
          <w:rPr>
            <w:rtl w:val="0"/>
            <w:rPrChange w:author="Corinna Turner" w:id="1" w:date="2026-10-09T12:31:4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w:t>
        </w:r>
      </w:ins>
      <w:del w:author="Corinna Turner" w:id="0" w:date="2026-10-09T12:31:40Z">
        <w:r w:rsidDel="00000000" w:rsidR="00000000" w:rsidRPr="00000000">
          <w:rPr>
            <w:rtl w:val="0"/>
            <w:rPrChange w:author="Corinna Turner" w:id="1" w:date="2026-10-09T12:31:4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mercenary shouted what James </w:t>
      </w:r>
      <w:commentRangeStart w:id="2"/>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felt</w:t>
      </w:r>
      <w:commentRangeEnd w:id="2"/>
      <w:r w:rsidDel="00000000" w:rsidR="00000000" w:rsidRPr="00000000">
        <w:commentReference w:id="2"/>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not an option! Now shut up and stay on guard.”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mercenaries grumbled and stood around. “Great,” James said. “Just nurcking great.” He looked up. The ‘Sun’ would not be merrily shining much longer, or at least it would go down over the canyon walls. “Why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just leave it behind? Profit?”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Ralph said. “We’re carrying vital supplies. Without that hauler, Ironspire would run out of wood for fires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just plain food</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the Perfects sabotage machinery?” Stella asked Lucky</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concern</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shrugged. “Probably not. There’s no option to, but it’s remotely possible that high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machines break.”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if they needed </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said. “If it’s that particular hauler that got hit by the boulder, maybe something internal got damaged.”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possible,” Stella said. “I’d think it would have broken earlier.”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 have been something like an oil leak or some gear worn away,” James mused.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he thought about it. He might not know about machines here, but he did know things about machines in general, and Stella was an expert. “Hey, Stella, let’s see if we can help.”</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nodded, and they squeezed themselves past mercenaries back through the line of haulers.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crowd of mercenaries and merchants surrounded the crowd of mechanics who in turn surrounded the left rear of the machine—right next to the dent. James had wondered briefly if they would have to argue with them to let Stella and h</w:t>
      </w:r>
      <w:ins w:author="Corinna Turner" w:id="2" w:date="2026-10-09T12:33:36Z">
        <w:r w:rsidDel="00000000" w:rsidR="00000000" w:rsidRPr="00000000">
          <w:rPr>
            <w:rtl w:val="0"/>
            <w:rPrChange w:author="Corinna Turner" w:id="3" w:date="2026-10-09T12:33:3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im</w:t>
        </w:r>
      </w:ins>
      <w:del w:author="Corinna Turner" w:id="2" w:date="2026-10-09T12:33:36Z">
        <w:r w:rsidDel="00000000" w:rsidR="00000000" w:rsidRPr="00000000">
          <w:rPr>
            <w:rtl w:val="0"/>
            <w:rPrChange w:author="Corinna Turner" w:id="3" w:date="2026-10-09T12:33:3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the machine. “Excuse me,” Stella called. “I was an engineer with Pony Polymechanics—”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Worker man looked up from the mass of parts.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“Stella?”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“Paul! I was wondering where you had ended up!”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 if you can figure</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nurck happened.” He motioned her through the crowd. James followed, no one objecting.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Paul OCaml had been one of James’ coworkers, who had gotten Transmitted over an argument with a superior. He had the charisma and social skills of a </w:t>
      </w: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vat-grown turnip</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James had to admit, Paul was good with machines.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had to admit he had little idea of what he was looking at, but it seemed mostly mechanical parts. Strangely enough, not a single part </w:t>
      </w:r>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seemed </w:t>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slightly worn or rusty. That was one of the bizarre things about the Tower of Worlds: nothing ever</w:t>
      </w:r>
      <w:del w:author="Corinna Turner" w:id="4" w:date="2026-10-09T12:34:0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wore out or got damaged unless you deliberately did something to it.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“Nothing seems wrong,” Paul explained. “But it’s not working.”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“Power?” Stella asked.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“Checked that. Generator seems fine.”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mean the junction.”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“Checked—oh, dung, did we check the valve?”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wondered what a “valve” was. Another mechanic twisted a knob on a pipe and a blue fluid dripped out before flashing into a crack of lightning.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leak. Knew it had to be something nurcking stupid,” Paul muttered.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can we do?” the young merchant </w:t>
      </w: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before</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called.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Nothing. No sane person would try to fix a live electrohydraulics pipe. Need to drain that dung before you get fried. And there’s nowhere to drain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can’t just leave a fifth of our supplies—”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“—Told you, we can’t work on this. It’d kill someone.”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“Can’t you just take the supplies off this hauler and put it on the others?” Stella asked. </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plenty of room.”</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paused and looked at her.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obvious,” the young merchant said. “Do it. We’ll have to leave the hauler behind.”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“Agreed.” The captain of the guard started bellowing orders and everyone, merchant, mercenary, and mechanic, hurried to help.</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Unloading and reloading took hours, and</w:t>
      </w:r>
      <w:del w:author="Corinna Turner" w:id="5" w:date="2026-10-09T12:34:57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 not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long, only the dimming blue sky remained of the day. The work had to be done via torchlight.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and Stella hefted </w:t>
      </w:r>
      <w:del w:author="Corinna Turner" w:id="6" w:date="2026-10-09T12:35:0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up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bundle of wood tied with an orange-green rope onto a pile in the front hauler. Another strange thing: on Earth, Stella</w:t>
      </w:r>
      <w:del w:author="Naomi Neenan" w:id="7" w:date="2026-10-08T16:42:2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needed help with even medium-sized weights due to her slight build, but with all their increased stats, she could lift them easily.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Someone else overloaded a different pile </w:t>
      </w:r>
      <w:del w:author="Naomi Neenan" w:id="8" w:date="2026-10-08T16:42:3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and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 bundle of wood fell off the side of the hauler and crashed. “Leave it!” the captain barked. “We need to get moving.”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saw Lucky </w:t>
      </w:r>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grab a piec</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 of wood and run off down the canyon walls. </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followed. “Lucky? What are you—?”</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set the wood down, pulled out her tinderbox from the inventory, and set the piece of wood on fire. Then she threw a scroll into it, blazing yellow.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“Alari alui paru hara Oru.”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chanted. With a yellow flash, a massive sheet of paper appeared in her hand. She unrolled it, looked at it and trembled.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what?” James said, and trailed off when he saw the contents.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Whatever spell Lucky had just cast had to be some kind of mapping spell, because James saw a detailed topological map of the canyon and everything nearby. James could see they were not that far from the fortified buildings that must be Ironspire, but closer than Ironspire, atop the canyon was a large group of colored symbols in a circle. “What are those?”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the Oru character for ‘Oru’,” Lucky said.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Oru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here?” James asked.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Humans close enough to Oru for the spell to think they are</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if those aren’t a large Free patrol that decided to hang out in the mountains for no reason…”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are Slavers,” James finished</w:t>
      </w:r>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7"/>
      <w:r w:rsidDel="00000000" w:rsidR="00000000" w:rsidRPr="00000000">
        <w:commentReference w:id="17"/>
      </w:r>
      <w:r w:rsidDel="00000000" w:rsidR="00000000" w:rsidRPr="00000000">
        <w:rPr>
          <w:rtl w:val="0"/>
        </w:rPr>
      </w:r>
    </w:p>
    <w:bookmarkStart w:colFirst="0" w:colLast="0" w:name="8miappk3d7tc" w:id="1"/>
    <w:bookmarkEnd w:id="1"/>
    <w:p w:rsidR="00000000" w:rsidDel="00000000" w:rsidP="00000000" w:rsidRDefault="00000000" w:rsidRPr="00000000" w14:paraId="00000065">
      <w:pPr>
        <w:pStyle w:val="Heading2"/>
        <w:rPr/>
      </w:pPr>
      <w:r w:rsidDel="00000000" w:rsidR="00000000" w:rsidRPr="00000000">
        <w:rPr>
          <w:rtl w:val="0"/>
        </w:rPr>
        <w:t xml:space="preserve">Counter-ambush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and Lucky immediately ran for the caravan. If there were Slavers nearby…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that was why the Perfects hadn’t sent any more monsters. Why did they need to? The Slavers were close enough.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saw Ralph’s bulky frame in the torch-lit crowd. “Lucky, why did you—?” Ralph started.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we need you to convince the captain of the guard to listen to Lucky,” James said. “There’s Slavers nearby.”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“Nurck,” he said, and they pushed their way through.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was talking with the quartermaster, apparently pleading. “I’m sorry, I don’t know why he just ran off—”</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two!” the quartermaster said, glaring at Lucky. “First of all, you were ordered to help move the supplies—”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“Please, listen,” James said. “There’s Slavers nearby</w:t>
      </w:r>
      <w:commentRangeStart w:id="18"/>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8"/>
      <w:r w:rsidDel="00000000" w:rsidR="00000000" w:rsidRPr="00000000">
        <w:commentReference w:id="18"/>
      </w:r>
      <w:commentRangeEnd w:id="19"/>
      <w:r w:rsidDel="00000000" w:rsidR="00000000" w:rsidRPr="00000000">
        <w:commentReference w:id="1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How would you know?”</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clasped the quartermaster on the shoulder. “Listen to Lucky here. She just mapped the area.”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helpfully unrolled the map at that moment. The quartermaster looked through it, then muttered a curse, before shouting “Alfred!”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captain of the guard came to the quartermaster. “Jeff, what the…” he saw the map. “How the did you get a map that big… NURCK! If they know we’re here…” He motioned another guard over. “</w:t>
      </w:r>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 everyone on watch. We might be dealing with Slavers.”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guard saluted and started bellowing at a crowd of mercenaries.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“Come with us,” the captain said.</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Somehow, </w:t>
      </w:r>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young merchant having a crush on Violet, Paul knowing Stella, and the quartermaster’s respect for Ralph, James’s </w:t>
      </w:r>
      <w:commentRangeStart w:id="22"/>
      <w:commentRangeStart w:id="2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party got sucked into the discussion on what to do, in a cramped circle inside the front hauler’s helm.</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far bigger than any magic map I’ve ever seen,” an elderly Thinker with the merchants said. “Not a local area scroll, at least.” Lucky shifted nervously.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wager the Slavers thought they were out of range of any magical mapping,” the captain of the guard mused. “They’re not a large enough camp to be seen by the wide-area scrolls. If one of their scouts saw we had to stop, they’re probably planning to attack tonight. We’re a much juicer target than Ironspire.”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might have known our schedule,” the young merchant said softly. “It’s not as if we’re not regular enough. Paul, is there any way we could rig up some kind of weapon with the broken hauler?”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Paul shook his head. “Not in any reasonable timeframe.”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able to take them,” the captain said. “Especially since we know they’re there, and they don’t know we know.”</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counter-ambush?” Ralph suggested.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 bet,” the captain said. “Then run like nurck tomorrow to get to Ironspire. Who cast that map spell?”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looked at Lucky. Lucky was quiet and afraid, but James realized the fact that he and everyone from his party was looking at her was proof enough.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the captain asked Lucky.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had the map,” the quartermaster said.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did,” Lucky said. She touched her nose and showed them her stats screen.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 24+10 Gorilla: 40+1 Crane: 32+8 Runner: 16+1 Ambush: 16+6</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Magic use: 10% Wounds: 0%</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seen a Magic stat so high,” the young merchant said with awe.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used a lot of scrolls,” Lucky said quietly.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 her every local-area mapping scroll we have,” the captain ordered the quartermaster, who nodded. The captain turned to Lucky. “You’re staying here. We need you to cast this super-mapping spell every half hour or so.”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Lucky said.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staying with her,” James said firmly. “Lucky… is a little scared.”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with me,” the young merchant said.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spread the word,” the captain said. “We’ll look like we’re just sleeping as normal tonight, but everyone will be in armor and have his weapons next to him. When they’re here, we’ll give the signal.”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that anyone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sleep tonight,” the elderly merchant said sadly.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knew he was right.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sat together in the helm, James’ party surrounding Lucky as much as possible. Stella sat right next to Lucky, whispered something in her ear, and then they both seem</w:t>
      </w:r>
      <w:ins w:author="Naomi Neenan" w:id="9" w:date="2026-10-08T16:47:2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lot calmer. James sat next to Stella, and knew that he’d give his life, even if it meant dying over and over again in the Underneath, to make sure she came out of this alive.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could use some calming, </w:t>
      </w:r>
      <w:commentRangeStart w:id="2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thought</w:t>
      </w:r>
      <w:commentRangeEnd w:id="24"/>
      <w:r w:rsidDel="00000000" w:rsidR="00000000" w:rsidRPr="00000000">
        <w:commentReference w:id="2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2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could feel his heart </w:t>
      </w:r>
      <w:commentRangeStart w:id="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hammer</w:t>
      </w:r>
      <w:commentRangeEnd w:id="26"/>
      <w:r w:rsidDel="00000000" w:rsidR="00000000" w:rsidRPr="00000000">
        <w:commentReference w:id="26"/>
      </w:r>
      <w:commentRangeEnd w:id="25"/>
      <w:r w:rsidDel="00000000" w:rsidR="00000000" w:rsidRPr="00000000">
        <w:commentReference w:id="2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made all the worse by how slow the Slavers were advancing. Stella touched him on the shoulder—even with the armor between, James </w:t>
      </w:r>
      <w:commentRangeStart w:id="2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felt relief</w:t>
      </w:r>
      <w:commentRangeEnd w:id="27"/>
      <w:r w:rsidDel="00000000" w:rsidR="00000000" w:rsidRPr="00000000">
        <w:commentReference w:id="2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ripped a local area mapping scroll every half hour, immediately handing the new map to the captain, who only nodded. “As I thought. They’re speeding up this way.”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“Probably trying to reach us before they can get mapped by a regular scroll,” Ralph said.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thought here,” the captain said. “You were with the army?”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“Greenwald division.”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“Ah.” The captain returned to silence.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badly wanted to clobber something or someone, but no</w:t>
      </w:r>
      <w:commentRangeStart w:i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chance</w:t>
      </w:r>
      <w:commentRangeEnd w:id="28"/>
      <w:r w:rsidDel="00000000" w:rsidR="00000000" w:rsidRPr="00000000">
        <w:commentReference w:id="2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until the Slavers arrived.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more ripped scroll, and Lucky said. “They’re here.”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captain took one look at the scroll, and then slammed his fist on a large red button on the controls nearby. An earsplitting alarm wailed for one moment. Shouts of defiance came the next.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hideous, inhuman shrieks came from above.</w:t>
      </w:r>
      <w:commentRangeStart w:id="29"/>
      <w:r w:rsidDel="00000000" w:rsidR="00000000" w:rsidRPr="00000000">
        <w:rPr>
          <w:rtl w:val="0"/>
        </w:rPr>
      </w:r>
    </w:p>
    <w:p w:rsidR="00000000" w:rsidDel="00000000" w:rsidP="00000000" w:rsidRDefault="00000000" w:rsidRPr="00000000" w14:paraId="00000098">
      <w:pPr>
        <w:pStyle w:val="Heading2"/>
        <w:rPr/>
      </w:pPr>
      <w:commentRangeEnd w:id="29"/>
      <w:r w:rsidDel="00000000" w:rsidR="00000000" w:rsidRPr="00000000">
        <w:commentReference w:id="29"/>
      </w:r>
      <w:bookmarkStart w:colFirst="0" w:colLast="0" w:name="cds3fle3e0sp" w:id="2"/>
      <w:bookmarkEnd w:id="2"/>
      <w:r w:rsidDel="00000000" w:rsidR="00000000" w:rsidRPr="00000000">
        <w:rPr>
          <w:rtl w:val="0"/>
        </w:rPr>
        <w:t xml:space="preserve">Bats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readied his spear, but the fighting raged outside the glass of the helm. Spells and arrows flew up and down, hitting mercenary or Slaver or just machinery. A crash rang out above the roof, and it started to cave in. </w:t>
      </w:r>
      <w:commentRangeStart w:id="3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ran outside to see the battle was going very badly for everyone involved.</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Slavers tried jumping down with levitation scrolls, only to be torn apart by shadowy bats. Bats swooped down on the mercenaries, too, who had slightly better luck fending them </w:t>
      </w:r>
      <w:commentRangeStart w:id="3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w:t>
      </w:r>
      <w:commentRangeEnd w:id="31"/>
      <w:r w:rsidDel="00000000" w:rsidR="00000000" w:rsidRPr="00000000">
        <w:commentReference w:id="3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took cover and started ripping scrolls, followed belatedly by James.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bat shrieked down on them. Stella sliced into it with her sword but nearly fell off the hauler. James caught her, only for a second bat to crash into him and knock them both off.</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impact didn’t hurt as much as he thought it would, although Stella cried out in pain. In the darkness, he couldn’t tell who was who, but at least the bats were hostile to everyone. He stabbed one with his spear, only for it to not die and become a bat </w:t>
      </w:r>
      <w:commentRangeStart w:id="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shishkebob</w:t>
      </w:r>
      <w:commentRangeEnd w:id="32"/>
      <w:r w:rsidDel="00000000" w:rsidR="00000000" w:rsidRPr="00000000">
        <w:commentReference w:id="3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hammered it against the side of the hauler until it became bits of ethereal leather.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party of Slavers came down on them—no military forks or spears, only swords. They got blasted from above by a series of fire spears. Most fell. The two remaining charged James and Stella. A bat bit through one’s helmet, and Stella parried the </w:t>
      </w:r>
      <w:commentRangeStart w:id="3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other’s blow</w:t>
      </w:r>
      <w:commentRangeEnd w:id="33"/>
      <w:r w:rsidDel="00000000" w:rsidR="00000000" w:rsidRPr="00000000">
        <w:commentReference w:id="3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stabbed to find his spear </w:t>
      </w:r>
      <w:commentRangeStart w:id="3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ineffective</w:t>
      </w:r>
      <w:commentRangeEnd w:id="34"/>
      <w:r w:rsidDel="00000000" w:rsidR="00000000" w:rsidRPr="00000000">
        <w:commentReference w:id="3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someone jumped down and crashed him into the ground: Ralph. Together James and Ralph </w:t>
      </w:r>
      <w:commentRangeStart w:id="3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hammered at weak points until </w:t>
      </w:r>
      <w:commentRangeStart w:id="3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w:t>
      </w:r>
      <w:commentRangeEnd w:id="35"/>
      <w:r w:rsidDel="00000000" w:rsidR="00000000" w:rsidRPr="00000000">
        <w:commentReference w:id="3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36"/>
      <w:r w:rsidDel="00000000" w:rsidR="00000000" w:rsidRPr="00000000">
        <w:commentReference w:id="3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flashed away.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Slaver fell off the side of the canyon and died on impact. He had a glowing spear, which James grabbed. In the light, he could see bats everywhere, and people running, mercenary and Slaver alike.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Bats in a swarm swooped down towards James, only to be obliterated by a massive explosion of flame.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the chaos faded. Aside from cries of pain and shouts, </w:t>
      </w:r>
      <w:commentRangeStart w:id="3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battle had ended</w:t>
      </w:r>
      <w:commentRangeEnd w:id="37"/>
      <w:r w:rsidDel="00000000" w:rsidR="00000000" w:rsidRPr="00000000">
        <w:commentReference w:id="3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“Perfects,” James said. “Perfects had to have seen all the Slavers nearby and sent something with all the total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got lucky,” Ralph said. “Shadow bats are extremely deadly. Fragile, but deadly.”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3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w:t>
      </w:r>
      <w:commentRangeEnd w:id="38"/>
      <w:r w:rsidDel="00000000" w:rsidR="00000000" w:rsidRPr="00000000">
        <w:commentReference w:id="3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 asked.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helped Lucky down the </w:t>
      </w:r>
      <w:commentRangeStart w:id="3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latter</w:t>
      </w:r>
      <w:commentRangeEnd w:id="39"/>
      <w:r w:rsidDel="00000000" w:rsidR="00000000" w:rsidRPr="00000000">
        <w:commentReference w:id="3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Lucky’s arm was a mass of red, and her face grimaced. “I can handle the wounds,” she said. “Set something on fire.”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saw a pile of wood, and grabbing his old enchanted spear, poked at it until it burned.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with effort, opened up her inventory, and got a scroll to fall out. Violet threw it into the fire and it flashed blue.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“Oru hara haru aluri paru pari,”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chanted, and instantly the wounds disappeared.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close,” James said. Lucky nodded.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Elsewhere, mercenaries were tending to wounds, or finishing off injured Slavers. Stella looked around with concern. “Can’t we help them?”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magic meter is almost full,” Lucky said. “And you know we can’t tell people.”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why? It wouldn’t reveal that you’re a—you know—, just that you have magic.”</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they’ll do things to me to make sure I keep using magic for them,” Lucky said.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captain of the guard came up to them, his whitemetal armor covered in scratches and scrapes. “We owe you one.”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problem,” Lucky said.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opened up his inventory and pulled out a shining gem on a chain. “There must have been a Prince of Slavers here. I found this lying in a pile of high-end equipment. Take it—you saved us all.”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took it with care. James almost asked for the armor instead, but Lucky’s awe made him shut up.</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was also looking at it with happiness. “Thank you so much.”</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welcome,” he said, and walked on to the rest of the mercenaries.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so awesome about that?” James started.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0" w:date="2026-10-08T16:52:47Z"/>
          <w:rFonts w:ascii="Cambria" w:cs="Cambria" w:eastAsia="Cambria" w:hAnsi="Cambria"/>
          <w:b w:val="0"/>
          <w:bCs w:val="0"/>
          <w:i w:val="0"/>
          <w:iCs w:val="0"/>
          <w:smallCaps w:val="0"/>
          <w:strike w:val="0"/>
          <w:color w:val="000000"/>
          <w:sz w:val="24"/>
          <w:szCs w:val="24"/>
          <w:u w:val="none"/>
          <w:shd w:fill="auto" w:val="clear"/>
          <w:vertAlign w:val="baseline"/>
        </w:rPr>
      </w:pPr>
      <w:commentRangeStart w:id="4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worth more than everything else in the caravan combined</w:t>
      </w:r>
      <w:commentRangeEnd w:id="40"/>
      <w:r w:rsidDel="00000000" w:rsidR="00000000" w:rsidRPr="00000000">
        <w:commentReference w:id="4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said, holding the gem.</w:t>
      </w:r>
      <w:ins w:author="Naomi Neenan" w:id="10" w:date="2026-10-08T16:52:47Z">
        <w:r w:rsidDel="00000000" w:rsidR="00000000" w:rsidRPr="00000000">
          <w:rPr>
            <w:rtl w:val="0"/>
          </w:rPr>
        </w:r>
      </w:ins>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0" w:date="2026-10-08T16:52:47Z"/>
          <w:rPrChange w:author="Naomi Neenan" w:id="11" w:date="2026-10-08T16:52:4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0" w:date="2026-10-08T16:52:47Z">
        <w:r w:rsidDel="00000000" w:rsidR="00000000" w:rsidRPr="00000000">
          <w:rPr>
            <w:rtl w:val="0"/>
          </w:rPr>
        </w:r>
      </w:ins>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Emily Pacold" w:id="12" w:date="2026-10-08T21:13:49Z"/>
          <w:color w:val="45818e"/>
          <w:rPrChange w:author="Naomi Neenan" w:id="11" w:date="2026-10-08T16:52:4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0" w:date="2026-10-08T16:52:47Z">
        <w:r w:rsidDel="00000000" w:rsidR="00000000" w:rsidRPr="00000000">
          <w:rPr>
            <w:color w:val="45818e"/>
            <w:rtl w:val="0"/>
            <w:rPrChange w:author="Naomi Neenan" w:id="11" w:date="2026-10-08T16:52:4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and nothing to note! There was some great tension in the buildup to the slaver attack, and the three-way fight between the mercenaries, slavers, and shadow bats was really well-done! I got scared someone wouldn’t make it out, especially Lucky after seeing her arm, so I’m really glad she’s all good now. I’m also really curious about this gem. Can’t wait to find out what it is! Well done, and I’m looking forward to more!</w:t>
        </w:r>
      </w:ins>
      <w:ins w:author="Emily Pacold" w:id="12" w:date="2026-10-08T21:13:49Z">
        <w:r w:rsidDel="00000000" w:rsidR="00000000" w:rsidRPr="00000000">
          <w:rPr>
            <w:rtl w:val="0"/>
          </w:rPr>
        </w:r>
      </w:ins>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Emily Pacold" w:id="12" w:date="2026-10-08T21:13:49Z"/>
          <w:color w:val="45818e"/>
          <w:rPrChange w:author="Naomi Neenan" w:id="11" w:date="2026-10-08T16:52:47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Emily Pacold" w:id="12" w:date="2026-10-08T21:13:49Z">
        <w:r w:rsidDel="00000000" w:rsidR="00000000" w:rsidRPr="00000000">
          <w:rPr>
            <w:rtl w:val="0"/>
          </w:rPr>
        </w:r>
      </w:ins>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4" w:date="2026-10-09T12:43:49Z"/>
          <w:color w:val="45818e"/>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Emily Pacold" w:id="12" w:date="2026-10-08T21:13:49Z">
        <w:r w:rsidDel="00000000" w:rsidR="00000000" w:rsidRPr="00000000">
          <w:rPr>
            <w:color w:val="b45f06"/>
            <w:rtl w:val="0"/>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EP: </w:t>
        </w:r>
        <w:r w:rsidDel="00000000" w:rsidR="00000000" w:rsidRPr="00000000">
          <w:rPr>
            <w:color w:val="45818e"/>
            <w:rtl w:val="0"/>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I'm enjoying the fast pace, tension and action in this story! It's a different pace and feel from what I normally read and it's fun and refreshing. Few if any comments from me, still adapting to the story and the genre anyhow, but these chapters are tight and effective writing from what I can tell. I'm looking forward to reading more and getting to know this one better. Thanks for sharing!</w:t>
        </w:r>
      </w:ins>
      <w:ins w:author="Corinna Turner" w:id="14" w:date="2026-10-09T12:43:49Z">
        <w:r w:rsidDel="00000000" w:rsidR="00000000" w:rsidRPr="00000000">
          <w:rPr>
            <w:rtl w:val="0"/>
          </w:rPr>
        </w:r>
      </w:ins>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4" w:date="2026-10-09T12:43:49Z"/>
          <w:color w:val="45818e"/>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4" w:date="2026-10-09T12:43:49Z">
        <w:r w:rsidDel="00000000" w:rsidR="00000000" w:rsidRPr="00000000">
          <w:rPr>
            <w:rtl w:val="0"/>
          </w:rPr>
        </w:r>
      </w:ins>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icole Scofield" w:id="15" w:date="2026-10-09T20:27:54Z"/>
          <w:color w:val="45818e"/>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4" w:date="2026-10-09T12:43:49Z">
        <w:r w:rsidDel="00000000" w:rsidR="00000000" w:rsidRPr="00000000">
          <w:rPr>
            <w:color w:val="45818e"/>
            <w:rtl w:val="0"/>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A few moments of confusion during the battle, but I enjoyed this. Possibly slightly too much musing over what’s wrong with the vehicle at the beginning for my taste, but I am Little Miss Impatient. Looking forward to the next chunk.</w:t>
        </w:r>
      </w:ins>
      <w:ins w:author="Nicole Scofield" w:id="15" w:date="2026-10-09T20:27:54Z">
        <w:r w:rsidDel="00000000" w:rsidR="00000000" w:rsidRPr="00000000">
          <w:rPr>
            <w:rtl w:val="0"/>
          </w:rPr>
        </w:r>
      </w:ins>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icole Scofield" w:id="15" w:date="2026-10-09T20:27:54Z"/>
          <w:color w:val="45818e"/>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icole Scofield" w:id="15" w:date="2026-10-09T20:27:54Z">
        <w:r w:rsidDel="00000000" w:rsidR="00000000" w:rsidRPr="00000000">
          <w:rPr>
            <w:rtl w:val="0"/>
          </w:rPr>
        </w:r>
      </w:ins>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6" w:date="2026-10-10T15:21:23Z"/>
          <w:color w:val="45818e"/>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icole Scofield" w:id="15" w:date="2026-10-09T20:27:54Z">
        <w:r w:rsidDel="00000000" w:rsidR="00000000" w:rsidRPr="00000000">
          <w:rPr>
            <w:color w:val="45818e"/>
            <w:rtl w:val="0"/>
            <w:rPrChange w:author="Emily Pacold" w:id="13" w:date="2026-10-08T21:13:4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NS: This section drew me in much more.  I felt the tension and drama immediately and didn’t feel held at a distance like I did with your last section.  I am still getting adjusted to certain aspects of your world here from not having the context of having read everything previously, but that only minorly affected my ability to enjoy reading it.  Aside from bits of things here and there that I thought could be much stronger, the main weakness of these chapters seemed to me to be the battle.  It felt more like a low stakes role-playing game versus the more real high stakes tone of the rest of the chapters.  I naturally prefer the latter, but I would expect that would be a genre choice much like this “cozy” genre I have now heard of.  I am now beginning to care about your characters and I look forward to seeing what happens next.</w:t>
        </w:r>
      </w:ins>
      <w:ins w:author="Mary Elizabeth Hayes" w:id="16" w:date="2026-10-10T15:21:23Z">
        <w:r w:rsidDel="00000000" w:rsidR="00000000" w:rsidRPr="00000000">
          <w:rPr>
            <w:rtl w:val="0"/>
          </w:rPr>
        </w:r>
      </w:ins>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8" w:date="2026-10-10T16:29:51Z"/>
          <w:color w:val="0000ff"/>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6" w:date="2026-10-10T15:21:23Z">
        <w:r w:rsidDel="00000000" w:rsidR="00000000" w:rsidRPr="00000000">
          <w:rPr>
            <w:color w:val="0000ff"/>
            <w:rtl w:val="0"/>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I like this chapter a lot, and it was very dastardly of the Perfects to send an army of bats at the same time as the Slavers’ attack. Though I think they underestimated the tenacity of the caravan people since they only sent one swarm. Glad to see Stella and Lucky are really getting along now.</w:t>
        </w:r>
      </w:ins>
      <w:ins w:author="Dylan" w:id="18" w:date="2026-10-10T16:29:51Z">
        <w:r w:rsidDel="00000000" w:rsidR="00000000" w:rsidRPr="00000000">
          <w:rPr>
            <w:rtl w:val="0"/>
          </w:rPr>
        </w:r>
      </w:ins>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8" w:date="2026-10-10T16:29:51Z"/>
          <w:color w:val="0000ff"/>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8" w:date="2026-10-10T16:29:51Z">
        <w:r w:rsidDel="00000000" w:rsidR="00000000" w:rsidRPr="00000000">
          <w:rPr>
            <w:rtl w:val="0"/>
          </w:rPr>
        </w:r>
      </w:ins>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8" w:date="2026-10-10T16:29:51Z"/>
          <w:color w:val="0000ff"/>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8" w:date="2026-10-10T16:29:51Z">
        <w:r w:rsidDel="00000000" w:rsidR="00000000" w:rsidRPr="00000000">
          <w:rPr>
            <w:color w:val="0000ff"/>
            <w:rtl w:val="0"/>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I’m glad we got to be Transmitted again! The build-up was excellent in this chapter and you really put up a great deal of tension in the first two chapters, but I do feel like the actual battle was a bit too short and not as impactful as it should have been. The shadow bats almost seemed to help fight off against the slavers almost as if they were summoned by one of the caravan (which is what I </w:t>
        </w:r>
        <w:r w:rsidDel="00000000" w:rsidR="00000000" w:rsidRPr="00000000">
          <w:rPr>
            <w:color w:val="45818e"/>
            <w:rtl w:val="0"/>
            <w:rPrChange w:author="Dylan" w:id="19" w:date="2026-10-10T16:29:5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initially</w:t>
        </w:r>
        <w:r w:rsidDel="00000000" w:rsidR="00000000" w:rsidRPr="00000000">
          <w:rPr>
            <w:color w:val="0000ff"/>
            <w:rtl w:val="0"/>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thought, honestly). The repairing scene kinda felt a bit forced—or at least slow-moving with the story. I’m assuming that Paul has more going on with him for him to be included here.</w:t>
        </w:r>
      </w:ins>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8" w:date="2026-10-10T16:29:51Z">
        <w:r w:rsidDel="00000000" w:rsidR="00000000" w:rsidRPr="00000000">
          <w:rPr>
            <w:color w:val="0000ff"/>
            <w:rtl w:val="0"/>
            <w:rPrChange w:author="Mary Elizabeth Hayes" w:id="17" w:date="2026-10-10T15:21:2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Otherwise, like I said, I’m glad to be back in this story. I’m curious what Lucky has—hopefully the titan key—and look forward to what the Perfects will do to stop them next!</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e Scofield" w:id="9" w:date="2026-10-09T20:12:44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w:t>
      </w:r>
    </w:p>
  </w:comment>
  <w:comment w:author="Naomi Neenan" w:id="33" w:date="2026-10-08T16:50:05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a slaver, clarify?</w:t>
      </w:r>
    </w:p>
  </w:comment>
  <w:comment w:author="Naomi Neenan" w:id="35" w:date="2026-10-08T16:50:27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wasn’t clear here this was a slaver, so ‘at the slaver’s weakpoints?’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10/10/2026, 4:26 PM UTC</w:t>
      </w:r>
    </w:p>
  </w:comment>
  <w:comment w:author="Naomi Neenan" w:id="14" w:date="2026-10-08T16:43:46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‘fallen piece of wood’ so it’s more clear she didn’t steal it from the hauler, if I interpreted it right that she did take it from the ground?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10/10/2026, 4:19 PM UTC</w:t>
      </w:r>
    </w:p>
  </w:comment>
  <w:comment w:author="Naomi Neenan" w:id="40" w:date="2026-10-08T16:52:4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 interesting! I’m wondering if it’s a titan drop of some kind</w:t>
      </w:r>
    </w:p>
  </w:comment>
  <w:comment w:author="Nicole Scofield" w:id="8" w:date="2026-10-09T20:12:14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complete tone change.  Is that intentional?  The tension and conflict above was interesting and drawing me in, and then here it deflates.</w:t>
      </w:r>
    </w:p>
  </w:comment>
  <w:comment w:author="Dylan" w:id="17" w:date="2026-10-10T16:20:39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Ooof! That's some good suspense!</w:t>
      </w:r>
    </w:p>
  </w:comment>
  <w:comment w:author="Nicole Scofield" w:id="6" w:date="2026-10-09T20:10:36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I am following what "that" is.</w:t>
      </w:r>
    </w:p>
  </w:comment>
  <w:comment w:author="Corinna Turner" w:id="7" w:date="2026-10-09T12:33:0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two statement seem opposite. If you want them both, start the second with 'but' or 'although'.</w:t>
      </w:r>
    </w:p>
  </w:comment>
  <w:comment w:id="10" w:date="2026-10-10T16:17:2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10/10/2026, 4:17 PM UTC</w:t>
      </w:r>
    </w:p>
  </w:comment>
  <w:comment w:author="Corinna Turner" w:id="24" w:date="2026-10-09T12:39:30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himself</w:t>
      </w:r>
    </w:p>
  </w:comment>
  <w:comment w:author="Nicole Scofield" w:id="15" w:date="2026-10-09T20:16:2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w:t>
      </w:r>
    </w:p>
  </w:comment>
  <w:comment w:author="Corinna Turner" w:id="4" w:date="2026-10-09T12:32:12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food too'?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 Scofield reacted with 👆 at 10/09/2026, 8:09 PM UTC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10/10/2026, 4:15 PM UTC</w:t>
      </w:r>
    </w:p>
  </w:comment>
  <w:comment w:author="Nicole Scofield" w:id="13" w:date="2026-10-09T20:15:16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easy.</w:t>
      </w:r>
    </w:p>
  </w:comment>
  <w:comment w:author="Naomi Neenan" w:id="26" w:date="2026-10-08T16:47:5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Hammering?</w:t>
      </w:r>
    </w:p>
  </w:comment>
  <w:comment w:author="Nicole Scofield" w:id="11" w:date="2026-10-09T20:13:48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"appeared"?  To avoid repetition.  Or perhaps rewrite to eliminate the other seemed?</w:t>
      </w:r>
    </w:p>
  </w:comment>
  <w:comment w:author="Nicole Scofield" w:id="12" w:date="2026-10-09T20:14:3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icole Scofield" w:id="2" w:date="2026-10-09T20:08:37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feel it or think it?</w:t>
      </w:r>
    </w:p>
  </w:comment>
  <w:comment w:author="Dylan" w:id="3" w:date="2026-10-10T16:15:1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Either 'what James thought' or 'A mercenary shouted how James felt'?</w:t>
      </w:r>
    </w:p>
  </w:comment>
  <w:comment w:author="Nicole Scofield" w:id="21" w:date="2026-10-09T20:18:44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Between is for two things generally--at least that is what the word means.</w:t>
      </w:r>
    </w:p>
  </w:comment>
  <w:comment w:author="Corinna Turner" w:id="36" w:date="2026-10-09T12:41:55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w:t>
      </w:r>
    </w:p>
  </w:comment>
  <w:comment w:author="Naomi Neenan" w:id="18" w:date="2026-10-08T16:45:11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a . ?</w:t>
      </w:r>
    </w:p>
  </w:comment>
  <w:comment w:author="Corinna Turner" w:id="19" w:date="2026-10-09T12:37:18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p>
  </w:comment>
  <w:comment w:author="Nicole Scofield" w:id="5" w:date="2026-10-09T20:09:55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Necessary?  It seems implied in the question to me.</w:t>
      </w:r>
    </w:p>
  </w:comment>
  <w:comment w:author="Corinna Turner" w:id="34" w:date="2026-10-09T12:41:3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comment>
  <w:comment w:author="Naomi Neenan" w:id="20" w:date="2026-10-08T16:45:4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glad they listened!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total reactions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10/09/2026, 12:37 PM UTC</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 Scofield reacted with 👆 at 10/09/2026, 8:18 PM UTC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10/10/2026, 4:21 PM UTC</w:t>
      </w:r>
    </w:p>
  </w:comment>
  <w:comment w:author="Corinna Turner" w:id="16" w:date="2026-10-09T12:36:53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w:t>
      </w:r>
    </w:p>
  </w:comment>
  <w:comment w:author="Nicole Scofield" w:id="22" w:date="2026-10-09T20:19:52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how those three things in the beginning have anything to do with them getting sucked into the discussion.  Perhaps you could explain more?  It feels more like an info dump about the relationships.</w:t>
      </w:r>
    </w:p>
  </w:comment>
  <w:comment w:author="Naomi Neenan" w:id="23" w:date="2026-10-09T21:46:1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they’re sort of viewed as important due to connections</w:t>
      </w:r>
    </w:p>
  </w:comment>
  <w:comment w:author="Emily Pacold" w:id="39" w:date="2026-10-08T21:11:5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Ladder?</w:t>
      </w:r>
    </w:p>
  </w:comment>
  <w:comment w:author="Nicole Scofield" w:id="38" w:date="2026-10-09T20:26:1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Punny.</w:t>
      </w:r>
    </w:p>
  </w:comment>
  <w:comment w:author="Corinna Turner" w:id="1" w:date="2026-10-09T12:31:31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'happier'</w:t>
      </w:r>
    </w:p>
  </w:comment>
  <w:comment w:author="Corinna Turner" w:id="25" w:date="2026-10-09T12:39:4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heart hammered'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Nicole Scofield reacted with 👆 at 10/09/2026, 8:22 PM UTC</w:t>
      </w:r>
    </w:p>
  </w:comment>
  <w:comment w:author="Nicole Scofield" w:id="32" w:date="2026-10-09T20:25:05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funny.  The tone of your battle scene reads to me as a bit silly and not very serious.  Is that intentional?  It seems to me in opposition to the tone you had going leading up to it where it was very serious and real.</w:t>
      </w:r>
    </w:p>
  </w:comment>
  <w:comment w:author="Dylan" w:id="0" w:date="2026-10-10T16:14:17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'mercenaries were a little more'?</w:t>
      </w:r>
    </w:p>
  </w:comment>
  <w:comment w:author="Emily Pacold" w:id="29" w:date="2026-10-08T21:09:34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sequence starting with the previous paragraph. Very exciting!</w:t>
      </w:r>
    </w:p>
  </w:comment>
  <w:comment w:author="Nicole Scofield" w:id="37" w:date="2026-10-09T20:25:5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easy.</w:t>
      </w:r>
    </w:p>
  </w:comment>
  <w:comment w:author="Corinna Turner" w:id="31" w:date="2026-10-09T12:40:5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comment>
  <w:comment w:author="Nicole Scofield" w:id="27" w:date="2026-10-09T20:22:37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weaker--telling instead of showing.</w:t>
      </w:r>
    </w:p>
  </w:comment>
  <w:comment w:author="Corinna Turner" w:id="28" w:date="2026-10-09T12:40:06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Nicole Scofield" w:id="30" w:date="2026-10-09T20:23:48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weaker, telling way of saying it, that undercuts the tension you had going.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