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bookmarkStart w:colFirst="0" w:colLast="0" w:name="rd8oljin7ayj" w:id="0"/>
    <w:bookmarkEnd w:id="0"/>
    <w:p w:rsidR="00000000" w:rsidDel="00000000" w:rsidP="00000000" w:rsidRDefault="00000000" w:rsidRPr="00000000" w14:paraId="00000004">
      <w:pPr>
        <w:pStyle w:val="Heading1"/>
        <w:rPr/>
      </w:pPr>
      <w:r w:rsidDel="00000000" w:rsidR="00000000" w:rsidRPr="00000000">
        <w:rPr>
          <w:rtl w:val="0"/>
        </w:rPr>
        <w:t xml:space="preserve">Transmission</w:t>
      </w:r>
    </w:p>
    <w:bookmarkStart w:colFirst="0" w:colLast="0" w:name="17czvcfishwn" w:id="1"/>
    <w:bookmarkEnd w:id="1"/>
    <w:p w:rsidR="00000000" w:rsidDel="00000000" w:rsidP="00000000" w:rsidRDefault="00000000" w:rsidRPr="00000000" w14:paraId="00000005">
      <w:pPr>
        <w:pStyle w:val="Heading2"/>
        <w:rPr/>
      </w:pPr>
      <w:r w:rsidDel="00000000" w:rsidR="00000000" w:rsidRPr="00000000">
        <w:rPr>
          <w:rtl w:val="0"/>
        </w:rPr>
        <w:t xml:space="preserve">The Trial</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His trial was brief.</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morning, when he looked in the mirror, James Algol had known his chance of </w:t>
      </w:r>
      <w:ins w:author="Corinna Turner" w:id="0" w:date="2026-04-11T13:18:17Z">
        <w:r w:rsidDel="00000000" w:rsidR="00000000" w:rsidRPr="00000000">
          <w:rPr>
            <w:rtl w:val="0"/>
            <w:rPrChange w:author="Corinna Turner" w:id="1" w:date="2026-04-11T13:18:1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acquittal</w:t>
        </w:r>
      </w:ins>
      <w:del w:author="Corinna Turner" w:id="0" w:date="2026-04-11T13:18:17Z">
        <w:r w:rsidDel="00000000" w:rsidR="00000000" w:rsidRPr="00000000">
          <w:rPr>
            <w:rtl w:val="0"/>
            <w:rPrChange w:author="Corinna Turner" w:id="1" w:date="2026-04-11T13:18:1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aquittal</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so low that it had no meaningful reality. Mom still remained insistent on him dressing his part. So he wore his best, cleanest suit over his still-thin frame, his Worker-dark hair perfectly combed, and his blue eyes still showing defiance. He could not fight them, but he would not give them </w:t>
      </w:r>
      <w:ins w:author="Mary Elizabeth Hayes" w:id="2" w:date="2026-04-11T14:05:0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satisfaction of seeing him afraid.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Yet when he stepped into the cramped metal courtroom, he didn’t see them even eager to see him suffer. The small crowd of Divine-class Perfects with their rainbow-wave hair looked nothing but bored. This was nothing more than a tedious formality for them.</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late,” the judge said, his long Arbiter-white hair coming down in long tails like the judges of ancient eras. Officially the Arbiters did not participate in the Scale, but they answered to the Perfects all the same.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arrived exactly on time,” James said, taking his place at the defendant’s stand.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“Silence. You are out of order.”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shut up. There would be an opportunity for him to speak, theoretically, but he could probably only say so much of the truth before he was forced to be silent. He would consider his words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correctly</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Perfect he had offended stood up with a mixture of boredom and malicious pleasure shining from his white eyes, and took the witness’s stand. “Your Honor, I was simply minding my own business one day…”</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also been minding his own business. He and Stella were walking down the emergency stairs of Shaft 14 as they usually did. Plenty of room to be anonymous, away from prying eyes and the Watchers, when taking the hard way down. The rough walls held yellow molten-salt lamps, placed early in the Rebuilding and never replaced. They had built things to last, once upon a time, in a rejection of the ancient ways pre-Collapse. But then the Perfects had started raising the quotas.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had a bonnet over her Thinker-blond hair, </w:t>
      </w:r>
      <w:commentRangeStart w:id="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would normally have qualified her as an Unwanted, but that was the brilliance of it. No one would object to him having some “fun” with an Unwanted, when in truth she was a high-class Thinker. Had they been seen together as their true ranks, one or both of them would be Transmitted with little question. The Scale had </w:t>
      </w:r>
      <w:ins w:author="Corinna Turner" w:id="3" w:date="2026-04-11T13:20:37Z">
        <w:r w:rsidDel="00000000" w:rsidR="00000000" w:rsidRPr="00000000">
          <w:rPr>
            <w:rtl w:val="0"/>
            <w:rPrChange w:author="Corinna Turner" w:id="4" w:date="2026-04-11T13:20:3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to be maintained</w:t>
        </w:r>
      </w:ins>
      <w:del w:author="Corinna Turner" w:id="3" w:date="2026-04-11T13:20:37Z">
        <w:r w:rsidDel="00000000" w:rsidR="00000000" w:rsidRPr="00000000">
          <w:rPr>
            <w:rtl w:val="0"/>
            <w:rPrChange w:author="Corinna Turner" w:id="4" w:date="2026-04-11T13:20:3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to maintained</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all costs, after all, lest the Rebuilding end in another Collapse.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sat down near the edge of the steep pit, watching the lifts go by. “I wonder how long the emergency will last,” James said.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have to keep working until it does,” Stella said. “Which means it never will.”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know, but—”</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“Ssh,” she said, and kissed him on the lips. He felt dizzy, and leaned in closer himself.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could never marry, but James was always tempted to go all the way. Stella had refused, but that was ultimately OK. If either of them were discovered doing more than just this before they were assigned mates on the same Scale…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looky here,” a voice with an audible sneer came from above. They looked up in shock to see a divine-class Perfect watching Stella with a leer. “I’ll be taking her. You can have her afterwards.”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James said, standing up.</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Perfect said, his voice containing simmering rage. He stepped down and grabbed Stella, wrapping his arm around her. She squirmed as he reached for her face with his own.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slapped him.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Stella said, pushing the Perfect away.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“How—how dare you!” the Perfect shrieked, as if he had never even once felt pain before.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pulled down her bonnet. The Perfect’s eyes grew wide: he could do whatever he wanted with an Unwanted, but to lay hands on a Thinker would actually be considered a crime, even for him.</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 recovered with a smirk. “Well, well, I have quite the story to tell.”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seriously considered punching him. But he simply took Stella’s hand. “We were busy. Let’s keep being busy.”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we shall,” she said, and followed him further down the shaft.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Perfect’s version of the story was less full of lies than merely one </w:t>
      </w:r>
      <w:ins w:author="Corinna Turner" w:id="5" w:date="2026-04-11T13:22:07Z">
        <w:r w:rsidDel="00000000" w:rsidR="00000000" w:rsidRPr="00000000">
          <w:rPr>
            <w:rtl w:val="0"/>
            <w:rPrChange w:author="Corinna Turner" w:id="6" w:date="2026-04-11T13:22:07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continuous</w:t>
        </w:r>
      </w:ins>
      <w:del w:author="Corinna Turner" w:id="5" w:date="2026-04-11T13:22:07Z">
        <w:r w:rsidDel="00000000" w:rsidR="00000000" w:rsidRPr="00000000">
          <w:rPr>
            <w:rtl w:val="0"/>
            <w:rPrChange w:author="Corinna Turner" w:id="6" w:date="2026-04-11T13:22:07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continous</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lie. He left out Stella entirely, except that there had been a</w:t>
      </w:r>
      <w:ins w:author="Corinna Turner" w:id="7" w:date="2026-04-11T13:22:14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Unwanted involved.</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have you to say?” the judge said.</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what you want to hear,” James said. “The truth? The truth is that the Perfect tried to molest, or worse, a Thinker, and is now covering it up with </w:t>
      </w:r>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he suspected, his words stopped coming out of his mouth as the implant in his larynx stopped functioning.</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Everyone knew that the Perfects, who could not lie,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did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lie. But if anyone admitted that…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see,” the judge said. He looked uncomfortable for a moment, but then finally said, “Having considered all the evidence, I hereby sentence you to Transmission.”</w:t>
      </w:r>
    </w:p>
    <w:bookmarkStart w:colFirst="0" w:colLast="0" w:name="qsp8lygcm1x5" w:id="2"/>
    <w:bookmarkEnd w:id="2"/>
    <w:p w:rsidR="00000000" w:rsidDel="00000000" w:rsidP="00000000" w:rsidRDefault="00000000" w:rsidRPr="00000000" w14:paraId="00000026">
      <w:pPr>
        <w:pStyle w:val="Heading2"/>
        <w:rPr/>
      </w:pPr>
      <w:r w:rsidDel="00000000" w:rsidR="00000000" w:rsidRPr="00000000">
        <w:rPr>
          <w:rtl w:val="0"/>
        </w:rPr>
        <w:t xml:space="preserve">Sentence</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phrase still hit him in the gut, even if he had expected it. The Perfect</w:t>
      </w:r>
      <w:ins w:author="Mary Elizabeth Hayes" w:id="8" w:date="2026-04-11T14:08:1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meanwhile, looked on with glee. The Perfects in the audience clapped at ‘justice’ being served.</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will receive an email with your date and time for Transmission. If you do not arrive at that time, you will be executed. Do you understand me?”</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sir,” James said.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“Court dismissed.”</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he walked out, the Perfect followed and came up right next to him. “Her trial is tomorrow. Unless she wants to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opt out.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was tempted to hit him. But he ignored the Perfect and left.</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did not waste time. He heard his comm ding when arriving back at his district.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 James Algol</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are scheduled for Transmission at 0900 at 2213-04-02, at the Tertiary Transmission Center in Shaft 14. Herein fail not.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Johnson R Transmission Scheduler.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Tomorrow, then. He’d heard of people getting anywhere up to a month to sort out their affairs prior to being yanked out of them, but chances were the Perfect had pulled some strings to ruin his life further.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 nork was the point of all this? he wondered. The Perfects were supposed to be exemplars of all that was good, but as far as he could tell they were the worst of the worst. So why did birth give </w:t>
      </w:r>
      <w:ins w:author="Corinna Turner" w:id="9" w:date="2026-04-11T13:24:05Z">
        <w:r w:rsidDel="00000000" w:rsidR="00000000" w:rsidRPr="00000000">
          <w:rPr>
            <w:rtl w:val="0"/>
            <w:rPrChange w:author="Corinna Turner" w:id="10" w:date="2026-04-11T13:24: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them the right</w:t>
        </w:r>
      </w:ins>
      <w:del w:author="Corinna Turner" w:id="9" w:date="2026-04-11T13:24:05Z">
        <w:r w:rsidDel="00000000" w:rsidR="00000000" w:rsidRPr="00000000">
          <w:rPr>
            <w:rtl w:val="0"/>
            <w:rPrChange w:author="Corinna Turner" w:id="10" w:date="2026-04-11T13:24:05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them right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do anything?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there was no use thinking about it. It would cease mattering to him very soon, unless there were Perfects in the Other Worlds.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thought about trying to track down Stella, but he doubted he could. They lived in different districts, and only met because they had been assigned to the same project. She designed the machines, he put them together and fixed them. It had grown from there.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now they were going to be separated. If he sent her an email, he would be shocked if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wasn’t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monitored. Not that the Watchers ever didn’t, but now they had a reason to especially spy on him.</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arrived at his domicile, hewn out of rock with a worn metal</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
      <w:r w:rsidDel="00000000" w:rsidR="00000000" w:rsidRPr="00000000">
        <w:commentReference w:id="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there was one advantage to living in the shafts, as opposed to the surface, it was that the domiciles for even the medium-class Workers were relatively big.</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opened the door to see Mom wait</w:t>
      </w:r>
      <w:ins w:author="Mary Elizabeth Hayes" w:id="11" w:date="2026-04-11T14:09:5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ing</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“How did—” she started, but stopped when he showed her the message on his comm. She </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groaned a cry</w:t>
      </w:r>
      <w:commentRangeEnd w:id="4"/>
      <w:r w:rsidDel="00000000" w:rsidR="00000000" w:rsidRPr="00000000">
        <w:commentReference w:id="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then hugged him tight. “Why? How could you do such a thing?”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thought for a while. At last he said. “Because I loved her.”</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Mom sat down, holding her face. James knew what must be going through her mind: in addition to losing him, she would have one less </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income</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coming in, and ever since Dad died in a work accident they had been struggling.</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“Mom—”</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“Don’t cry,” she said. “Don’t worry. We’ll get through this. Somehow.”</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share her hope, but right then he wanted nothing else. He sat with her for a bit, and then couldn’t take it.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went to the fridge and cracked open one of the pre-Collapse sodas they had bought as an investment. He poured it into two cups, then handed one to Mom. She drank it without a word.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drank the other. He could tell why they were once so desired that no one could know the secret recipe, lest more be made without the consent of the maker. For</w:t>
      </w:r>
      <w:ins w:author="Corinna Turner" w:id="12" w:date="2026-04-11T13:25:51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before the Collapse, private companies did whatever they wanted, not controlled by the Scale.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Scale that had so cruelly treated him.</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were always a few crazies who tried to overthrow the system. But they never succeeded. The Perfects controlled too much, and the Watchers and their electronics were everywhere. So he just suffered.</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not for much longer, theoretically.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brought up the Troglopedia article on Transmission. The world that criminals and the very unwanted Unwanted were sent to was less one world and more several worlds, stacked in a tower. But how to climb them, no one in this world knew except the Perfects. After all, if you reached the top… you would be released.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one had ever managed it, according to the rumors that had been passed around. But if there had been, surely the Perfects would be celebrating, to prove that their strange system of reformation was </w:t>
      </w:r>
      <w:ins w:author="Corinna Turner" w:id="13" w:date="2026-04-11T13:26:30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effective as it was claimed.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knock at the door caused them both to look up. But the door wasn’t hammered on or kicked down, which meant it was probably a friend. He opened it to find Stella, without a bonnet, waiting for him. “I heard,” she said.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let her in, and they sat together at the table. “I’d offer you a pre-Collapse soda—” James started.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mean this?” Stella said, pulling out a whole bottle.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all stared at her.</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not going to be much use to me in a few days,” she said. “Unless I accept… a certain devil’s plea bargain.”</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poured it and they had more. Allegedly, the Perfects had their own special soda that was also alcoholic, though even the species of plant that could make it was extinct from the Collapse. For those in lower classes, you had to mix it yourself.</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brought some… information,” she said. “I’ll tell it to you in private.”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 James said.</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hurried to his room, and she pulled out a tablet. “There are eight worlds in the Destination. Apparently they’re filled with monsters and traps, and something called Guardians that keep the gates between the worlds. But here’s something they try to keep secret.”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“There’s some strange… system? The sources I have weren’t clear. But it involves numbers of some sort. I heard it described as a kind of really,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really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strange RPG.”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enjoyed his share of games when not working, since they were free and even the Perfects would indulge in them from time to time. But perhaps they enjoyed them even more than an idle hobby? “What’s strange about it?”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“Apparently none of the systems actually make any sense. But </w:t>
      </w:r>
      <w:commentRangeStart w:id="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source I have</w:t>
      </w:r>
      <w:commentRangeEnd w:id="6"/>
      <w:r w:rsidDel="00000000" w:rsidR="00000000" w:rsidRPr="00000000">
        <w:commentReference w:id="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refused to say one word more. He said he only told me because I was going to get Transmitted myself.”</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“Huh,” James said. “Maybe they want it to be a puzzle.”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Also, apparently you can’t die for real. You just respawn—but you always respawn on the lowest world, and you don’t get to keep a single thing from your earlier life.”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“Weird. I’d think it’d kill you for good if it was supposed to be a test.”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 think so, too, but my source swore up and down that’s how it worked. And…”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shook her head. “There’s something to do with how much the Perfects know about the Destination. It’s… I don’t know how to put it. My source didn’t want to talk about it all, but he knew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“OK.”</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that’s it,” Stella said with a sigh. “That’s all I know. I just wanted to spend what could be either of our last days together.”</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wrapped an arm around her. She wrapped an arm around him.</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“Do we want to…” James trailed off, unable to ask to cross that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particular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line.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shook her head. “There’s a secret I can’t even tell you. But for the moment, we’ll just be with each other.”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if there’s never any more?”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“Even if.”</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held each other for a long time</w:t>
      </w:r>
      <w:commentRangeStart w:id="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7"/>
      <w:r w:rsidDel="00000000" w:rsidR="00000000" w:rsidRPr="00000000">
        <w:commentReference w:id="7"/>
      </w:r>
      <w:r w:rsidDel="00000000" w:rsidR="00000000" w:rsidRPr="00000000">
        <w:rPr>
          <w:rtl w:val="0"/>
        </w:rPr>
      </w:r>
    </w:p>
    <w:bookmarkStart w:colFirst="0" w:colLast="0" w:name="26a2bjy78yen" w:id="3"/>
    <w:bookmarkEnd w:id="3"/>
    <w:p w:rsidR="00000000" w:rsidDel="00000000" w:rsidP="00000000" w:rsidRDefault="00000000" w:rsidRPr="00000000" w14:paraId="00000060">
      <w:pPr>
        <w:pStyle w:val="Heading2"/>
        <w:rPr/>
      </w:pPr>
      <w:r w:rsidDel="00000000" w:rsidR="00000000" w:rsidRPr="00000000">
        <w:rPr>
          <w:rtl w:val="0"/>
        </w:rPr>
        <w:t xml:space="preserve">Transmission</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Dismantling his life had proven surprisingly easy.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Stella had to leave to dismantle her own life, knowing her conviction was equally inevitable. But when she left, James immediately started sending messages. There was no manual on how to do this, but he figured it out soon enough.</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like his boss, so he felt fine about sending him a detailed list of all the flaws in his management skills. The Watchers might intercept it, but since his boss was actually just a Thinker, they might let it slide.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his friends he just sent out a message in group chat. Two offered condolences, most kept quiet, and one asked him about his stuff. He told Mom to give it to the two that actually cared, if it wasn’t valuable enough to sell.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didn’t have any other social circles, and the groups he lurked in wouldn’t care. His account was already shared with Mom, since they had to work together financially. His books would return to the library automatically, but he decided to be a good citizen and return them immediately. He wasn’t going to finish them anyway.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then what?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had to fill his time with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something.</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could binge watch his favorite shows, but he didn’t want to spend his time so uselessly. Gaming was about the same, but he decided to spend an hour at it. After futilely trying to enjoy it, he at last lay on his bed and stared up at the ceiling, wondering what awaited him.</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was still a remote chance that he could be released if he got to the top world. Remote, but not non-existent. Or, if he met up with Stella in the Destination…</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James knew the Destination had to be huge. Or at least, he realized, he thought he knew. The Perfects had Transmitted such a huge number of people that if they were all stuffed into a small world, they’d run out of room. But he didn’t know. Maybe there were giant writhing piles of people, all clawing their way to get out.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thought disturbed him, and he couldn’t get it out of his head. Then Mom knocked on his bedroom door.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came out. “Yes?”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just… I just wanted to spend our last few hours together.”</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went with her, and they indeed spent that time, laughing at old memories, joking, and crying, even James, for there was nothing more to be done.</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Early the next morning he walked to the Tertiary Transmission Center. He could save Mom some money if he didn’t take a lift or train, and he had nothing else to do.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came to the large metal doors, labeled in bold print: TRANSMITTED ONLY: DOOR IS ONE WAY. He shrugged and walked inside, the first door opening to the second, and the second opening once the first slammed shut.</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pen inside—waiting room would not be putting it well</w:t>
      </w:r>
      <w:ins w:author="Mary Elizabeth Hayes" w:id="14" w:date="2026-04-11T14:15:02Z">
        <w:r w:rsidDel="00000000" w:rsidR="00000000" w:rsidRPr="00000000">
          <w:rPr>
            <w:rtl w:val="0"/>
            <w:rPrChange w:author="Mary Elizabeth Hayes" w:id="15" w:date="2026-04-11T14:15:0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t>
        </w:r>
      </w:ins>
      <w:del w:author="Mary Elizabeth Hayes" w:id="14" w:date="2026-04-11T14:15:02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already full of people, people crying, waiting, sitting, laughing, or raging. A few sat in a corner whispering to each other. Stella was nowhere to be seen—but her trial was today, not her inevitable Transmission.</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did look around the pen and counted hair colors. Lots of workers, but not a small number of Thinkers, either. A Watcher </w:t>
      </w:r>
      <w:ins w:author="Naomi Neenan" w:id="16" w:date="2026-04-10T06:40:08Z">
        <w:r w:rsidDel="00000000" w:rsidR="00000000" w:rsidRPr="00000000">
          <w:rPr>
            <w:rtl w:val="0"/>
            <w:rPrChange w:author="Naomi Neenan" w:id="17" w:date="2026-04-10T06:40:0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with</w:t>
        </w:r>
      </w:ins>
      <w:del w:author="Naomi Neenan" w:id="16" w:date="2026-04-10T06:40:08Z">
        <w:r w:rsidDel="00000000" w:rsidR="00000000" w:rsidRPr="00000000">
          <w:rPr>
            <w:rtl w:val="0"/>
            <w:rPrChange w:author="Naomi Neenan" w:id="17" w:date="2026-04-10T06:40:08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in</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jet blue hair watched from a corner—to be Transmitted, he realized, not to guard. A few Unwanted hung out in the opposite corner, bemused at the fate of their fellow Transmitted. After all, who knew how things would fare in the Destination?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clock glowed above, but James watched</w:t>
      </w:r>
      <w:commentRangeStart w:id="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tick</w:t>
      </w:r>
      <w:commentRangeEnd w:id="8"/>
      <w:r w:rsidDel="00000000" w:rsidR="00000000" w:rsidRPr="00000000">
        <w:commentReference w:id="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through 0900 and keep going. </w:t>
      </w:r>
      <w:ins w:author="Corinna Turner" w:id="18" w:date="2026-04-11T13:31:18Z">
        <w:r w:rsidDel="00000000" w:rsidR="00000000" w:rsidRPr="00000000">
          <w:rPr>
            <w:rtl w:val="0"/>
            <w:rPrChange w:author="Corinna Turner" w:id="19" w:date="2026-04-11T13:31:1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Evidently</w:t>
        </w:r>
      </w:ins>
      <w:del w:author="Corinna Turner" w:id="18" w:date="2026-04-11T13:31:18Z">
        <w:r w:rsidDel="00000000" w:rsidR="00000000" w:rsidRPr="00000000">
          <w:rPr>
            <w:rtl w:val="0"/>
            <w:rPrChange w:author="Corinna Turner" w:id="19" w:date="2026-04-11T13:31:18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Evidentally</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didn’t care that much about keeping a schedule after all.</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now and then an inner door would open</w:t>
      </w:r>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Watchers with pain batons at the ready, and grab a to-be-Transmitted seemingly at random</w:t>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tended to pick the nearest, James realized, or those causing the most fuss.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bathroom, no water fountains, and not even a chair. This looked like it would be uncomfortable to stay in. So why bother</w:t>
      </w: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stood near the inner doors and waited. The next time they opened, they took him.</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had him strip, took everything, and washed him down with a spray of water from the walls. Another room dried him with heat. After getting a gown, they brought him to a doctor, who looked over him without sympathy until she found a scratch on his arm.</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did this happen?” she grunted.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“Yesterday, when I came back from the trial. I—”</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Before he could finish speaking she rubbed a strange pink powder on him, which burned. “Don’t touch this for about ten minutes. They’ll delay your Transmission until then, but if you pick at it, it won’t heal.”</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“Uh, OK,” James said. If the powder was what he thought it was—nanoheal, that pre-Collapse substance that the Perfects coveted, they had just wasted it on a man who was about to be zapped to another world.</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doctor didn’t say a word for the rest of his examination, but eventually just said “Next!” The Watchers took him through the next doors.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stood in a lengthy hallway full of walls with long, long drawers. Suddenly every nerve in him </w:t>
      </w:r>
      <w:commentRangeStart w:id="11"/>
      <w:commentRangeStart w:id="1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panicked</w:t>
      </w:r>
      <w:commentRangeEnd w:id="11"/>
      <w:r w:rsidDel="00000000" w:rsidR="00000000" w:rsidRPr="00000000">
        <w:commentReference w:id="11"/>
      </w:r>
      <w:commentRangeEnd w:id="12"/>
      <w:r w:rsidDel="00000000" w:rsidR="00000000" w:rsidRPr="00000000">
        <w:commentReference w:id="1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This was it. This was where—before he could bolt, they grabbed him and pulled him to an open drawer.</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a Watcher said.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couldn’t move.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struggled, but then they struck him with a pain baton and he nearly whited out from the </w:t>
      </w:r>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pain</w:t>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clambered inside, and they shoved the drawer shut.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Inside was pitch-black, and he had no idea what would happen, let alone when or how. He wouldn’t scream, he told himself. He would wait, wait, wait.</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Ten minutes, the doctor had said. They’d delay for ten minutes. He had ten minutes to get out of here. He reached in the darkness for a handle or latch—anything! But found only a grate in the way for air.</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0" w:date="2026-04-10T06:43:05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realized he’d brush off the nanoheal in the struggle. No. He would accept his fate. He would defy it to the end, but he would accept his fate. There was nothing he could do. Nothing that—</w:t>
      </w:r>
      <w:ins w:author="Naomi Neenan" w:id="20" w:date="2026-04-10T06:43:05Z">
        <w:r w:rsidDel="00000000" w:rsidR="00000000" w:rsidRPr="00000000">
          <w:rPr>
            <w:rtl w:val="0"/>
          </w:rPr>
        </w:r>
      </w:ins>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0" w:date="2026-04-10T06:43:05Z"/>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0" w:date="2026-04-10T06:43:05Z">
        <w:r w:rsidDel="00000000" w:rsidR="00000000" w:rsidRPr="00000000">
          <w:rPr>
            <w:rtl w:val="0"/>
          </w:rPr>
        </w:r>
      </w:ins>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0" w:date="2026-04-10T06:43:05Z"/>
          <w:color w:val="45818e"/>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0" w:date="2026-04-10T06:43:05Z">
        <w:r w:rsidDel="00000000" w:rsidR="00000000" w:rsidRPr="00000000">
          <w:rPr>
            <w:color w:val="45818e"/>
            <w:rtl w:val="0"/>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Great work with this one, and I’ve got nothing to note!</w:t>
        </w:r>
      </w:ins>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0" w:date="2026-04-10T06:43:05Z"/>
          <w:color w:val="45818e"/>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0" w:date="2026-04-10T06:43:05Z">
        <w:r w:rsidDel="00000000" w:rsidR="00000000" w:rsidRPr="00000000">
          <w:rPr>
            <w:color w:val="45818e"/>
            <w:rtl w:val="0"/>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Although all the dystopia terms (Perfect, Scale, Rebuilding, etc) were a little hard to keep track of with there being so many, you did a really good job explaining them all, and I really liked the different hair colours as a visual way to distinguish the different classes. </w:t>
        </w:r>
      </w:ins>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22" w:date="2026-04-11T13:34:34Z"/>
          <w:color w:val="45818e"/>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0" w:date="2026-04-10T06:43:05Z">
        <w:r w:rsidDel="00000000" w:rsidR="00000000" w:rsidRPr="00000000">
          <w:rPr>
            <w:color w:val="45818e"/>
            <w:rtl w:val="0"/>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I’m really excited to see what the other worlds will be like, and I’m hoping somehow James and Stella get to reunite and maybe even adventure together too. Awesome job, and I can’t wait to see what happens next!</w:t>
        </w:r>
      </w:ins>
      <w:ins w:author="Corinna Turner" w:id="22" w:date="2026-04-11T13:34:34Z">
        <w:r w:rsidDel="00000000" w:rsidR="00000000" w:rsidRPr="00000000">
          <w:rPr>
            <w:rtl w:val="0"/>
          </w:rPr>
        </w:r>
      </w:ins>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22" w:date="2026-04-11T13:34:34Z"/>
          <w:color w:val="45818e"/>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22" w:date="2026-04-11T13:34:34Z">
        <w:r w:rsidDel="00000000" w:rsidR="00000000" w:rsidRPr="00000000">
          <w:rPr>
            <w:rtl w:val="0"/>
          </w:rPr>
        </w:r>
      </w:ins>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23" w:date="2026-04-11T14:17:53Z"/>
          <w:color w:val="45818e"/>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22" w:date="2026-04-11T13:34:34Z">
        <w:r w:rsidDel="00000000" w:rsidR="00000000" w:rsidRPr="00000000">
          <w:rPr>
            <w:color w:val="45818e"/>
            <w:rtl w:val="0"/>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This is an intriguing start, and more readable for me as a non-RPG person than the previous RPG story you posted.</w:t>
        </w:r>
      </w:ins>
      <w:ins w:author="Mary Elizabeth Hayes" w:id="23" w:date="2026-04-11T14:17:53Z">
        <w:r w:rsidDel="00000000" w:rsidR="00000000" w:rsidRPr="00000000">
          <w:rPr>
            <w:rtl w:val="0"/>
          </w:rPr>
        </w:r>
      </w:ins>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Mary Elizabeth Hayes" w:id="23" w:date="2026-04-11T14:17:53Z"/>
          <w:color w:val="45818e"/>
          <w:rPrChange w:author="Naomi Neenan" w:id="21" w:date="2026-04-10T06:43:05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23" w:date="2026-04-11T14:17:53Z">
        <w:r w:rsidDel="00000000" w:rsidR="00000000" w:rsidRPr="00000000">
          <w:rPr>
            <w:rtl w:val="0"/>
          </w:rPr>
        </w:r>
      </w:ins>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0000ff"/>
          <w:rPrChange w:author="Mary Elizabeth Hayes" w:id="24" w:date="2026-04-11T14:17:53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Mary Elizabeth Hayes" w:id="23" w:date="2026-04-11T14:17:53Z">
        <w:r w:rsidDel="00000000" w:rsidR="00000000" w:rsidRPr="00000000">
          <w:rPr>
            <w:color w:val="0000ff"/>
            <w:rtl w:val="0"/>
            <w:rPrChange w:author="Mary Elizabeth Hayes" w:id="24" w:date="2026-04-11T14:17:53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MBH: Yay! Tower world! I’m excited and intrigued by this story! I like James, he’s very normal without being boring, and I’m guessing that his little cut not healing all the way is going to have some ramifications for the respawn system, which is a cool way to go about making him different from everybody else without resorting to “he’s just special.”</w:t>
        </w:r>
      </w:ins>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nna Turner" w:id="9" w:date="2026-04-11T13:31:52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Watchers with pain batons at the ready, would grab a to-be-Transmitted seemingly at random'</w:t>
      </w:r>
    </w:p>
  </w:comment>
  <w:comment w:author="Corinna Turner" w:id="3" w:date="2026-04-11T13:24:45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Missing word?</w:t>
      </w:r>
    </w:p>
  </w:comment>
  <w:comment w:author="Corinna Turner" w:id="2" w:date="2026-04-11T13:23:10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he about to lie, or is he not even able to say the word 'lie'? I'm not quite clear.</w:t>
      </w:r>
    </w:p>
  </w:comment>
  <w:comment w:author="Corinna Turner" w:id="10" w:date="2026-04-11T13:32:34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he want to delay as long as possible so Stella would arrive as close in time as possible?</w:t>
      </w:r>
    </w:p>
  </w:comment>
  <w:comment w:author="Corinna Turner" w:id="4" w:date="2026-04-11T13:25:15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choose one or the other.</w:t>
      </w:r>
    </w:p>
  </w:comment>
  <w:comment w:author="Corinna Turner" w:id="13" w:date="2026-04-11T13:34:00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reword something to avoid close repetition of 'pain'.</w:t>
      </w:r>
    </w:p>
  </w:comment>
  <w:comment w:author="Naomi Neenan" w:id="8" w:date="2026-04-10T06:40:40Z">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‘Watched it tick?’</w:t>
      </w:r>
    </w:p>
  </w:comment>
  <w:comment w:author="Corinna Turner" w:id="1" w:date="2026-04-11T13:20:56Z">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w:t>
      </w:r>
    </w:p>
  </w:comment>
  <w:comment w:author="Naomi Neenan" w:id="5" w:date="2026-04-10T06:34:27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of income?</w:t>
      </w:r>
    </w:p>
  </w:comment>
  <w:comment w:author="Corinna Turner" w:id="7" w:date="2026-04-11T13:28:57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let us know whether they have any hope of finding one another again after transmission.</w:t>
      </w:r>
    </w:p>
  </w:comment>
  <w:comment w:author="Naomi Neenan" w:id="0" w:date="2026-04-10T06:29:26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Carefully?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2026-04-11 13:19 PM</w:t>
      </w:r>
    </w:p>
  </w:comment>
  <w:comment w:author="Corinna Turner" w:id="6" w:date="2026-04-11T13:27:46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source' would be clearer</w:t>
      </w:r>
    </w:p>
  </w:comment>
  <w:comment w:author="Naomi Neenan" w:id="11" w:date="2026-04-10T06:42:03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Pricked? Or ‘every cell of his body/ being panicked?’</w:t>
      </w:r>
    </w:p>
  </w:comment>
  <w:comment w:author="Corinna Turner" w:id="12" w:date="2026-04-11T13:33:31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Cell might be better.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