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w:t>
        <w:br w:type="textWrapping"/>
        <w:t xml:space="preserve">Lucky: A worn Unwanted girl with strong and unusual opinions about the worlds.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an large sum of materials, the party gets James equipped with high-end gear and weaponry.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 RETCON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feels guilt for not telling them.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bookmarkStart w:colFirst="0" w:colLast="0" w:name="bookmark=id.d7ifvxb15qx" w:id="0"/>
    <w:bookmarkEnd w:id="0"/>
    <w:p w:rsidR="00000000" w:rsidDel="00000000" w:rsidP="00000000" w:rsidRDefault="00000000" w:rsidRPr="00000000" w14:paraId="00000024">
      <w:pPr>
        <w:pStyle w:val="Heading2"/>
        <w:rPr/>
      </w:pPr>
      <w:sdt>
        <w:sdtPr>
          <w:id w:val="1307582479"/>
          <w:tag w:val="goog_rdk_0"/>
        </w:sdtPr>
        <w:sdtContent>
          <w:commentRangeStart w:id="0"/>
        </w:sdtContent>
      </w:sdt>
      <w:r w:rsidDel="00000000" w:rsidR="00000000" w:rsidRPr="00000000">
        <w:rPr>
          <w:rtl w:val="0"/>
        </w:rPr>
        <w:t xml:space="preserve">Part Three: the Surface</w:t>
      </w:r>
      <w:commentRangeEnd w:id="0"/>
      <w:r w:rsidDel="00000000" w:rsidR="00000000" w:rsidRPr="00000000">
        <w:commentReference w:id="0"/>
      </w:r>
      <w:r w:rsidDel="00000000" w:rsidR="00000000" w:rsidRPr="00000000">
        <w:rPr>
          <w:rtl w:val="0"/>
        </w:rPr>
      </w:r>
    </w:p>
    <w:bookmarkStart w:colFirst="0" w:colLast="0" w:name="bookmark=id.vnqgkbarnltc" w:id="1"/>
    <w:bookmarkEnd w:id="1"/>
    <w:p w:rsidR="00000000" w:rsidDel="00000000" w:rsidP="00000000" w:rsidRDefault="00000000" w:rsidRPr="00000000" w14:paraId="00000025">
      <w:pPr>
        <w:pStyle w:val="Heading2"/>
        <w:rPr/>
      </w:pPr>
      <w:r w:rsidDel="00000000" w:rsidR="00000000" w:rsidRPr="00000000">
        <w:rPr>
          <w:rtl w:val="0"/>
        </w:rPr>
        <w:t xml:space="preserve">Worldclimber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guardian </w:t>
      </w:r>
      <w:sdt>
        <w:sdtPr>
          <w:id w:val="-1243284479"/>
          <w:tag w:val="goog_rdk_1"/>
        </w:sdtPr>
        <w:sdtContent>
          <w:commentRangeStart w:id="1"/>
        </w:sdtContent>
      </w:sdt>
      <w:sdt>
        <w:sdtPr>
          <w:id w:val="-203292151"/>
          <w:tag w:val="goog_rdk_2"/>
        </w:sdtPr>
        <w:sdtContent>
          <w:commentRangeStart w:id="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them</w:t>
      </w:r>
      <w:commentRangeEnd w:id="1"/>
      <w:r w:rsidDel="00000000" w:rsidR="00000000" w:rsidRPr="00000000">
        <w:commentReference w:id="1"/>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turned to ashes, then fell apart. With a horrendous rumble, James felt the ground shift beneath him like an express lift with the overrides disabled. But a moment later, the ground stopped, and a spiral stone staircase grew out of the chamber’s center.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did it!” Violet cried.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it hurts…” Fred said. The monsters had chewed through his blackmetal armor, and much of his body glowed red or was simply missing. His remaining hand held tightly onto his Phoenix Sword. “Not… going to make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“Fred,” Violet said firmly as she pulled out her inventory. “We have plenty of salves—”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enough…” he said through grit teeth. “Hurts inside. </w:t>
      </w:r>
      <w:sdt>
        <w:sdtPr>
          <w:id w:val="2060122566"/>
          <w:tag w:val="goog_rdk_3"/>
        </w:sdtPr>
        <w:sdtContent>
          <w:commentRangeStart w:id="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sure how I’m still</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alive. Just let me see… the Surface. Never going 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hold still—” Violet started.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You’ll need it for yourselves. Sorry Lucky. Ruined your luck.”</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didn’t,” Lucky said. “It’s just—”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 talking and more climbin’,” Ralph said, and lifted up Fred by the shoulders. James picked the other end of Fred, which was disturbingly neither a full body nor a torso. James had once tried to lift a man who had broken a leg on the job back on Earth, but it took two people to barely drag him. But somehow—this bizarre system at work—Fred was almost too light as they hurried up.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and Violet followed shortly behind. Despite all that had happened, James still could think: he had done it! He had worldclimbed! They were about to climb into—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cave. It looked no different than anywhere in the Underneath. Even the luminescent blue moss was the same.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to, Lucky?” Ralph asked.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way,” Lucky said, and pointed down a tunnel. James followed as she le</w:t>
      </w:r>
      <w:sdt>
        <w:sdtPr>
          <w:id w:val="-1810781591"/>
          <w:tag w:val="goog_rdk_4"/>
        </w:sdtPr>
        <w:sdtContent>
          <w:ins w:author="Naomi Neenan" w:id="0" w:date="2026-07-01T14:12:13Z"/>
          <w:sdt>
            <w:sdtPr>
              <w:id w:val="-206944570"/>
              <w:tag w:val="goog_rdk_5"/>
            </w:sdtPr>
            <w:sdtContent>
              <w:ins w:author="Naomi Neenan" w:id="0" w:date="2026-07-01T14:12:13Z">
                <w:r w:rsidDel="00000000" w:rsidR="00000000" w:rsidRPr="00000000">
                  <w:rPr>
                    <w:rtl w:val="0"/>
                    <w:rPrChange w:author="Naomi Neenan" w:id="1" w:date="2026-07-01T14:12: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w:t>
                </w:r>
              </w:ins>
            </w:sdtContent>
          </w:sdt>
          <w:ins w:author="Naomi Neenan" w:id="0" w:date="2026-07-01T14:12:13Z"/>
        </w:sdtContent>
      </w:sdt>
      <w:sdt>
        <w:sdtPr>
          <w:id w:val="892883106"/>
          <w:tag w:val="goog_rdk_6"/>
        </w:sdtPr>
        <w:sdtContent>
          <w:del w:author="Naomi Neenan" w:id="0" w:date="2026-07-01T14:12:1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t</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way, </w:t>
      </w:r>
      <w:sdt>
        <w:sdtPr>
          <w:id w:val="-1680496194"/>
          <w:tag w:val="goog_rdk_7"/>
        </w:sdtPr>
        <w:sdtContent>
          <w:del w:author="Naomi Neenan" w:id="2" w:date="2026-07-01T14:12:2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her </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making marks on the walls, until they hit a dead end.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Fred groaned. “Bad luck, now?”</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keep turning left, that’s the rule,” Lucky said.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fast,” Fred said. “I’m not long for this world.”</w:t>
      </w:r>
    </w:p>
    <w:p w:rsidR="00000000" w:rsidDel="00000000" w:rsidP="00000000" w:rsidRDefault="00000000" w:rsidRPr="00000000" w14:paraId="00000036">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hit another dead end, and the</w:t>
      </w:r>
      <w:sdt>
        <w:sdtPr>
          <w:id w:val="-1310570493"/>
          <w:tag w:val="goog_rdk_8"/>
        </w:sdtPr>
        <w:sdtContent>
          <w:ins w:author="Naomi Neenan" w:id="3" w:date="2026-07-01T14:12:3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another. On the fourth branch, they finally came to an unbelievably bright opening in the cave, brighter still than dayshift lights in the tunnels on Earth.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James stepped out, he almost dropped Fred from shock.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Above wasn’t right, because there was no ceiling. The too-bright thing had to be the sun, or something very much like it, but it wasn’t quite right either. All around were real, leafy tree</w:t>
      </w:r>
      <w:sdt>
        <w:sdtPr>
          <w:id w:val="109117134"/>
          <w:tag w:val="goog_rdk_9"/>
        </w:sdtPr>
        <w:sdtContent>
          <w:ins w:author="Naomi Neenan" w:id="4" w:date="2026-07-01T14:12:5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organized as in the hydroponics plants on Earth. Yet the trees weren’t quite right either—their leaves weren’t exactly right, he knew, although how he knew he didn’t know. He felt both elated, and disturbed, and terrified.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it’s enough,” Fred said, </w:t>
      </w:r>
      <w:sdt>
        <w:sdtPr>
          <w:id w:val="281179269"/>
          <w:tag w:val="goog_rdk_10"/>
        </w:sdtPr>
        <w:sdtContent>
          <w:commentRangeStart w:id="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tense body from all the pain suddenly relaxing.</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this is what the Surface… is like. I saw it. I’ll never see it again. It’s OK. Sorry for doubting you, Lucky.” </w:t>
      </w:r>
      <w:sdt>
        <w:sdtPr>
          <w:id w:val="-1761049446"/>
          <w:tag w:val="goog_rdk_11"/>
        </w:sdtPr>
        <w:sdtContent>
          <w:commentRangeStart w:id="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he tossed away his Phoenix Sword, and disappeared.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“Fred!” Violet shouted. “You idiot! We had enough—”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if he had internal injuries, Violet,” Ralph said, in a tone not unlike a father consoling an adult daughter. “You know salves don’t work on those. And even if they did, we’ll need the rest to survive here.”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Violet held her face. “He could have at least let us say goodbye.”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Strange guilt taunted James. He hadn’t been able to say goodbye to anyone in the Dragons, even if their assault had been doomed from the beginning. He had said goodbye to Tim, but even then…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 sort this out tonight,” Ralph said. “We need to get moving. The Slave Powers tend to patrol the arrival hills, and if we stick around…”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picked up Fred’s old Phoenix Sword. “I’ve… got a little experience with swords,” she said quietly.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 on to it for now,” Ralph said. “Move!”</w:t>
      </w:r>
    </w:p>
    <w:p w:rsidR="00000000" w:rsidDel="00000000" w:rsidP="00000000" w:rsidRDefault="00000000" w:rsidRPr="00000000" w14:paraId="00000042">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marched into the forest until sunset. No monsters appeared, but according to Lucky they didn’t spawn during the day. Nor did they encounter any slavers. They just walked in silence through the brush, lost in thought.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they did stop for the night, Violet sat with Lucky while Ralph and James hacked away at a tree. “Perfectly harmless,” Ralph told him, and so it was: when the tree was felled, it split into two identical logs that tumbled peacefully to the ground. </w:t>
      </w:r>
      <w:sdt>
        <w:sdtPr>
          <w:id w:val="1248071913"/>
          <w:tag w:val="goog_rdk_12"/>
        </w:sdtPr>
        <w:sdtContent>
          <w:commentRangeStart w:id="6"/>
        </w:sdtContent>
      </w:sdt>
      <w:sdt>
        <w:sdtPr>
          <w:id w:val="-64435294"/>
          <w:tag w:val="goog_rdk_13"/>
        </w:sdtPr>
        <w:sdtContent>
          <w:commentRangeStart w:id="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if the Perfect’s finger in the eye to remind the Transmitted</w:t>
      </w:r>
      <w:commentRangeEnd w:id="6"/>
      <w:r w:rsidDel="00000000" w:rsidR="00000000" w:rsidRPr="00000000">
        <w:commentReference w:id="6"/>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mused, that even if they existed in a world like the destroyed surface of Earth, they still did not live in real life.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again, since he was effectively immortal and the Surface looked an awful lot like old Earth, maybe the Perfects had actually nurcked themselves over by sending their criminals to the Destination. Those still on Earth had to suffer.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looking at the exhausted faces around the campfire, all missing the jubilation of victory, James knew that there was no end of suffering to be found within these worlds, </w:t>
      </w:r>
      <w:sdt>
        <w:sdtPr>
          <w:id w:val="1644478047"/>
          <w:tag w:val="goog_rdk_14"/>
        </w:sdtPr>
        <w:sdtContent>
          <w:commentRangeStart w:id="8"/>
        </w:sdtContent>
      </w:sdt>
      <w:sdt>
        <w:sdtPr>
          <w:id w:val="293888289"/>
          <w:tag w:val="goog_rdk_15"/>
        </w:sdtPr>
        <w:sdtContent>
          <w:commentRangeStart w:id="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either</w:t>
      </w:r>
      <w:commentRangeEnd w:id="8"/>
      <w:r w:rsidDel="00000000" w:rsidR="00000000" w:rsidRPr="00000000">
        <w:commentReference w:id="8"/>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one moment,” Lucky said, got up, and disappeared.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James called.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her be,” Ralph said. “She’s suffering, too.”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what to say. In truth, while Lucky’s call hadn’t been a bad one—she was absolutely right about the difficulty being scaled—things had still gone very wrong. Had it not been for her burning through what must have been several stacks of ‘flame spear’ scrolls, they would all be dead, and then repeatedly killed afterwards.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Had Lucky’s luck run out?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had it always been an illusion?</w:t>
      </w:r>
    </w:p>
    <w:bookmarkStart w:colFirst="0" w:colLast="0" w:name="bookmark=id.2iksnrt30sun" w:id="2"/>
    <w:bookmarkEnd w:id="2"/>
    <w:p w:rsidR="00000000" w:rsidDel="00000000" w:rsidP="00000000" w:rsidRDefault="00000000" w:rsidRPr="00000000" w14:paraId="0000004D">
      <w:pPr>
        <w:pStyle w:val="Heading2"/>
        <w:rPr/>
      </w:pPr>
      <w:r w:rsidDel="00000000" w:rsidR="00000000" w:rsidRPr="00000000">
        <w:rPr>
          <w:rtl w:val="0"/>
        </w:rPr>
        <w:t xml:space="preserve">Tensions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marveled at how, merely one day into their travels on the Surface, they were already angry at each other.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didn’t know who blamed Lucky for what had happened. Maybe everyone, including Lucky, did. Maybe no one did. But he could feel the tension that had grown overnight. James found himself snapping at the others, and Violet had a brewing temper. Ralph’s normally jovial dispensation had become saturnine.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Lucky avoided eye contact with everyone else.</w:t>
      </w:r>
    </w:p>
    <w:p w:rsidR="00000000" w:rsidDel="00000000" w:rsidP="00000000" w:rsidRDefault="00000000" w:rsidRPr="00000000" w14:paraId="00000051">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Their first argument had been over where to go.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farther we get from an arrival hill, the better,” Ralph insisted.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need to find water, then follow it to a settlement,” Violet equally insisted. “There’s no way we can survive on our own like this.”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where the slavers put their traps.”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because the new worldclimbers have no other options.”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think, Lucky?” James unwisely asked.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shook her head. “I don’t have an opinion.”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You’re Lucky!” James pleaded.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have an answer for you.” she said, not looking at him. “Sorry.”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“Leave her alone, James,” Violet said, and James only barely restrained himself from lashing out.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Eventually, for lack of any other plan, they decided to just keep going the same direction they were. James knew it would only be a matter of time before they had to sort out what to do for food. They had a bunch of ‘reduce hunger’ scrolls, but not enough to stay fed forever.</w:t>
      </w:r>
    </w:p>
    <w:p w:rsidR="00000000" w:rsidDel="00000000" w:rsidP="00000000" w:rsidRDefault="00000000" w:rsidRPr="00000000" w14:paraId="0000005D">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some point in the march the subject of the battle came up, and Ralph and Violet told their part of it. “We ended up on the other side of the Guardian from the door,” Violet said. “We thought we’d smash the spawners, since we couldn’t really help you two.”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“Fred was the MVP,” James said. “He held the line as long as he could. You, too, Lucky,”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she mumbled half-heartedly.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flame spears </w:t>
      </w:r>
      <w:sdt>
        <w:sdtPr>
          <w:id w:val="-175370339"/>
          <w:tag w:val="goog_rdk_16"/>
        </w:sdtPr>
        <w:sdtContent>
          <w:commentRangeStart w:id="1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use at the end?” Ralph asked.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lot,” Lucky answered without looking at them.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 a minute,” James asked. “Where were you keeping them?”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mean?” Lucky asked, her voice rising a notch.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all those scrolls in your inventory?”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not in my inventory any more.”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I see your inventory?” James asked.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does it matter?” Lucky asked, her voice rising again. She started to tremble.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agree to share your loot with the rest of us. That was the agreement,” Ralph said.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been,” Lucky said. “Stop asking these questions!”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opened his mouth, but saw the terror in Lucky’s eyes, as if evil was about to occur, and occur to her.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saw it, too. “It doesn’t matter, does it? She</w:t>
      </w:r>
      <w:sdt>
        <w:sdtPr>
          <w:id w:val="-82737650"/>
          <w:tag w:val="goog_rdk_17"/>
        </w:sdtPr>
        <w:sdtContent>
          <w:commentRangeStart w:id="1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those scrolls, and it killed a Guardian. We should just leave her alone.”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I guess so,” Ralph said. “Lucky, we do need to talk next time—”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can wait until later,” Lucky cut him off.</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regretted his words. They were </w:t>
      </w:r>
      <w:sdt>
        <w:sdtPr>
          <w:id w:val="-1774911112"/>
          <w:tag w:val="goog_rdk_18"/>
        </w:sdtPr>
        <w:sdtContent>
          <w:commentRangeStart w:id="1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still angry about Fred, but they shouldn’t be angry with each other. They needed to be angry about the Perfects who created this nurcked-up system.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yet, James thought as he looked around. Did this place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like the work of the Perfects?</w:t>
      </w:r>
    </w:p>
    <w:p w:rsidR="00000000" w:rsidDel="00000000" w:rsidP="00000000" w:rsidRDefault="00000000" w:rsidRPr="00000000" w14:paraId="00000071">
      <w:pPr>
        <w:rPr/>
      </w:pPr>
      <w:r w:rsidDel="00000000" w:rsidR="00000000" w:rsidRPr="00000000">
        <w:rPr/>
        <mc:AlternateContent>
          <mc:Choice Requires="wpg">
            <w:drawing>
              <wp:inline distB="0" distT="0" distL="0" distR="0">
                <wp:extent cx="5953125" cy="28575"/>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continued to act odd. She refused to talk to anyone, even Violet, and marched at some distance behind the rest of them. James thought about apologizing, but in truth, he didn’t even know how he had hurt Lucky.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probably should still apologize. He fell back a little. “Hey.”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looked at him warily.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“Sorry for that incident.”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didn’t respond for a few seconds, just marching on. “I forgive you,” she said in a quiet voice.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decided to march up ahead to rejoin the rest, just in case he stepped on Lucky’s feelings again. Really, did it matter if Lucky was hoarding loot? It wasn’t as if any of them would get any if it wasn’t for her insane luck. And if she hadn’t been hoarding all those scrolls…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 now that he thought of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she been hiding them? Scrolls would stack in the inventory, but had Lucky cleared her entire inventory of other items just to stock up on flame spears? And where had she gotten them? He would have remembered her either buying or finding a pile of scrolls like that.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didn’t really make sense, either.</w:t>
      </w:r>
    </w:p>
    <w:p w:rsidR="00000000" w:rsidDel="00000000" w:rsidP="00000000" w:rsidRDefault="00000000" w:rsidRPr="00000000" w14:paraId="0000007A">
      <w:pPr>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6" name="Shape 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ended up stopping at the next sundown, still in the same forest. James was glad there was still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his head.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tension still hung over them, too, and James now wished he hadn’t started that conversation at all. But there was no avoiding the next incident.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“Cut down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tree,” Lucky said, pointing to one that was taller.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shrugged, and started hacking at it with his axe. James, for lack of anything else, decided to look in search of brushwood. It was getting dark, though, so—“Ow!” His foot hit a log. “Hey, guys! There’s a log already down here.”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came over a moment later, and they eagerly hefted it up and brought to their camp. A moment from Ralph’s knife and it was blazing. “That’s easy,” Violet said, as Lucky rejoined them.</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suddenly erupted.</w:t>
      </w:r>
      <w:sdt>
        <w:sdtPr>
          <w:id w:val="1021020232"/>
          <w:tag w:val="goog_rdk_19"/>
        </w:sdtPr>
        <w:sdtContent>
          <w:ins w:author="Naomi Neenan" w:id="5" w:date="2026-07-01T14:21:1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need to cut down that tree!”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Ralph asked.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just need to! That log won’t work.”</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just a log,” James pleaded.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the wrong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kind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log,” Lucky said. “It’s bad luck. Really bad luck.”</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Lucky,” Ralph said with patience-restrained irritation. “I know you have hunches but I’ve been up here, and I’ve never heard a thing like this log thing. Why do they work differently in the Underneath?”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just do.”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what’s different this time?” Violet asked in genuine confusion. “This is the same species we used the last time we struck camp.”</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“Yesterday was lucky—”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nurck’s sake!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shouted. “What is with you and these hunches? If yesterday was so lucky, why did Fred die? Why were you wrong about what tunnel to take?”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Lucky started.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Violet said. “Leave her alone.”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not doing anything until I get an answer,” James said.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then,” Lucky said, looking around as if the world could end any minute. She reached up and tore off her Unwanted bonnet.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Beneath, in organized waves of color, was the hair of a</w:t>
      </w:r>
      <w:sdt>
        <w:sdtPr>
          <w:id w:val="1540429521"/>
          <w:tag w:val="goog_rdk_20"/>
        </w:sdtPr>
        <w:sdtContent>
          <w:commentRangeStart w:id="13"/>
        </w:sdtContent>
      </w:sdt>
      <w:sdt>
        <w:sdtPr>
          <w:id w:val="338202506"/>
          <w:tag w:val="goog_rdk_21"/>
        </w:sdtPr>
        <w:sdtContent>
          <w:commentRangeStart w:id="1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Divine-class Perfect</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wcy8w7a09ie7" w:id="3"/>
    <w:bookmarkEnd w:id="3"/>
    <w:p w:rsidR="00000000" w:rsidDel="00000000" w:rsidP="00000000" w:rsidRDefault="00000000" w:rsidRPr="00000000" w14:paraId="0000008F">
      <w:pPr>
        <w:pStyle w:val="Heading2"/>
        <w:rPr/>
      </w:pPr>
      <w:r w:rsidDel="00000000" w:rsidR="00000000" w:rsidRPr="00000000">
        <w:rPr>
          <w:rtl w:val="0"/>
        </w:rPr>
        <w:t xml:space="preserve">Athena </w:t>
      </w:r>
      <w:sdt>
        <w:sdtPr>
          <w:id w:val="785649339"/>
          <w:tag w:val="goog_rdk_22"/>
        </w:sdtPr>
        <w:sdtContent>
          <w:commentRangeStart w:id="15"/>
        </w:sdtContent>
      </w:sdt>
      <w:r w:rsidDel="00000000" w:rsidR="00000000" w:rsidRPr="00000000">
        <w:rPr>
          <w:rtl w:val="0"/>
        </w:rPr>
        <w:t xml:space="preserve">Perl</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stared at her.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Lucky said, meeting their eyes. Her voice had gained authority, as if a house cat turned out to be an undercover </w:t>
      </w:r>
      <w:sdt>
        <w:sdtPr>
          <w:id w:val="1456338101"/>
          <w:tag w:val="goog_rdk_23"/>
        </w:sdtPr>
        <w:sdtContent>
          <w:commentRangeStart w:id="1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 a Perfect. Down here like everyone else. And because I’m a Perfect, it means I know a lot more about these worlds than you all do. So how about you listen to me?”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 moved.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you’re angry about the Scale that sent you here, I got nurcked by it, too,” she added. “Now before we all die of monsters, let’s chop down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tree.”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shrugged, but got up. James followed, not without a</w:t>
      </w:r>
      <w:sdt>
        <w:sdtPr>
          <w:id w:val="1691509139"/>
          <w:tag w:val="goog_rdk_24"/>
        </w:sdtPr>
        <w:sdtContent>
          <w:del w:author="Mary Elizabeth Hayes" w:id="6" w:date="2026-07-06T15:48:5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hateful glance behind him, and the two started hacking away at the tree. Violet stayed with Lucky, staring at her in a mixture of concern and confusion.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tree crashed and shattered into logs. James picked up a log and dropped it in the fire. The fire turned a slightly different color, as if in confirmation of Lucky’s words. An acrid but sweet scent came from the fire, and James relaxed a little.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a lot of explaining to do,” Ralph said.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explain some,” Lucky said. “The rest you’ll have to take on trust.”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should we trust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demanded.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great question. Maybe you shouldn’t. Maybe you should just abandon me and leave me to my death. It’s happened lots of times.”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Violet said. “We all trusted her before this. Shouldn’t we keep on doing that?”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Perfects are the reason we’re down here!” James shouted.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here,” Lucky said.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James’s anger faltered, </w:t>
      </w:r>
      <w:sdt>
        <w:sdtPr>
          <w:id w:val="-678791527"/>
          <w:tag w:val="goog_rdk_25"/>
        </w:sdtPr>
        <w:sdtContent>
          <w:commentRangeStart w:id="1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if</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tool that had slipped out of oil-slick hands.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about we start with ‘how the nurck did you end up down here?’” Ralph asked.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fell in love with an Unwanted. It wouldn’t matter what I did if I had already been married, but my family didn’t want the goods damaged before that,” She said this calmly, but James wondered if the streak of anger was from being disbelieved now or the original incident.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they Transmitted you?” Violet asked.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Mother argued against it, Father argued for it, my brothers were equally split. But I was going to marry someone from the Supreme Council, so it was they who cared about the bill of sale, so to speak.”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never heard of this,” James objected.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think the Perfects would advertise it?”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stopped. Everything she was saying made sense. Did he still want to lash out at her?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long have you been down here?” Ralph asked.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“Far too long. I used to tell people outright. Most of them had the same reaction you just did. Some tried to convince me to get them Transmitted back, as if I had any power to do that. A few…” she took a breath. “A few took their revenge on me. I’ve been beaten more times than I can count. Tortured several times. Raped twice.” She said all this matter-of-factly, and met their eyes as she said it. “It’s safer to be an Unwanted than a Perfect.”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 shaking his head. “To be honest, if I didn’t know you were Lucky, I’d have… probably left you to die.”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she said. “Before this, I was Athena Perl. But people will listen to Lucky the Unwanted and they won’t make her suffer, either.”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campfire fell quiet.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was his name?” James asked.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“Whose?”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Unwanted that you fell in love with.”</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“Joshua,” she said. “He wasn’t Transmitted. We executed him.”</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quiet passed. Lucky looked around, as if waiting for a reaction.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shook his head again. “Dung, man. Never thought I’d sympathize with a Perfect before.”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want here?” Violet asked Lucky.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said it before: to get out of this place. I haven’t lied to any of you about that.”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not try to get everyone out?” Violet persisted. “You clearly know real facts about the system.”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my original goal,” Lucky said. “Spite the Perfects by getting as many people out as possible. But what do I have to offer? I do know facts, yes, but not everyone wants to hear them. Knowledge is power, and if I prove you wrong about the system, that just means I took power from you and gave it to myself. The average Thinker doesn’t want that. It’s easier to say that that Perfect going around is just trying to sabotage everything with her strange ideas.”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 people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to believe you,” James said.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“Sure. But how are they going to spread that knowledge in the Underneath? Say ‘Oh, I knew this Perfect—no, really—and it turns out this thing that everyone thinks is actually dangerously false.’?”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thought about it. 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heard that kind of story, hadn’t he? And he’d dismissed it, too.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there’s danger, you need to tell us about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Ralph ordered.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“Sure. Let’s all look at our destiny screen—you would call it the trees.”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obediently pressed their thumbs against their noses.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two trees represent… concepts,” she said. “Concepts that don’t have direct correspondents in English. We’ll call that black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get it by performing various actions that the system doesn’t want. If it gets too big, the system will arbitrarily punish you in all sorts of ways. The biggest one is spawning monsters.”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looked at their large black trees. James noticed his had grown significantly.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see? We’re at risk for spawning monsters.” Lucky said.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we do?” James pleaded.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 lot of things that could have happened. But Fred’s death probably jacked all of ours up,” Lucky said. “That’s why we needed to cut down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tree.” She pointed at the stump. “The incense produced when burning it will increase the minimum </w:t>
      </w:r>
      <w:sdt>
        <w:sdtPr>
          <w:id w:val="520880214"/>
          <w:tag w:val="goog_rdk_26"/>
        </w:sdtPr>
        <w:sdtContent>
          <w:ins w:author="Naomi Neenan" w:id="7" w:date="2026-07-01T14:27:23Z"/>
          <w:sdt>
            <w:sdtPr>
              <w:id w:val="-1814110290"/>
              <w:tag w:val="goog_rdk_27"/>
            </w:sdtPr>
            <w:sdtContent>
              <w:ins w:author="Naomi Neenan" w:id="7" w:date="2026-07-01T14:27:23Z">
                <w:r w:rsidDel="00000000" w:rsidR="00000000" w:rsidRPr="00000000">
                  <w:rPr>
                    <w:rtl w:val="0"/>
                    <w:rPrChange w:author="Naomi Neenan" w:id="8" w:date="2026-07-01T14:27:2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threshold</w:t>
                </w:r>
              </w:ins>
            </w:sdtContent>
          </w:sdt>
          <w:ins w:author="Naomi Neenan" w:id="7" w:date="2026-07-01T14:27:23Z"/>
        </w:sdtContent>
      </w:sdt>
      <w:sdt>
        <w:sdtPr>
          <w:id w:val="-1237317927"/>
          <w:tag w:val="goog_rdk_28"/>
        </w:sdtPr>
        <w:sdtContent>
          <w:del w:author="Naomi Neenan" w:id="7" w:date="2026-07-01T14:27:23Z"/>
          <w:sdt>
            <w:sdtPr>
              <w:id w:val="1716711335"/>
              <w:tag w:val="goog_rdk_29"/>
            </w:sdtPr>
            <w:sdtContent>
              <w:del w:author="Naomi Neenan" w:id="7" w:date="2026-07-01T14:27:23Z">
                <w:r w:rsidDel="00000000" w:rsidR="00000000" w:rsidRPr="00000000">
                  <w:rPr>
                    <w:rtl w:val="0"/>
                    <w:rPrChange w:author="Naomi Neenan" w:id="8" w:date="2026-07-01T14:27: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threshhold</w:delText>
                </w:r>
              </w:del>
            </w:sdtContent>
          </w:sdt>
          <w:del w:author="Naomi Neenan" w:id="7" w:date="2026-07-01T14:27:23Z"/>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which the system will spawn monsters, so we’re safe. Other trees won’t.”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was about to ask why it didn’t matter the previous night, but Violet spoke first. “What about the white tree?” she asked. “Good karma?”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call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Grown by actions the system would reward. Things like being the strongest or winning battles or giving away food. Things that the culture that made this place considered excellent. And you might be able to guess what it does.”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looked at Lucky’s white tree, which was enormous. “It gives you luck,” Ralph said. “All this time, you’ve been lucky because of that tree?”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I’ve cultivated it over many, many lives, in whatever way I can. I’ve been getting insane drops in chests because I have high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this time I thought it was a kind of experience points,” Ralph said. “You mean to tell me I could have been a good person and I’d be as lucky as you?”</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in the eyes of the culture that made this place. That doesn’t make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culture made this place?” James asked.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don’t know that much about them,” Lucky said.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 you explain, in perfect detail, how your comms worked? Why pressing one button did one thing and a different button did another? I sure </w:t>
      </w:r>
      <w:sdt>
        <w:sdtPr>
          <w:id w:val="-1449307288"/>
          <w:tag w:val="goog_rdk_30"/>
        </w:sdtPr>
        <w:sdtContent>
          <w:commentRangeStart w:id="1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didn’t</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just worked. In the same way, we didn’t know how the Tower of Worlds worked. We just sent people there.”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Tower of Worlds,’” Ralph said out loud. “Sounds a lot better than ‘the Destination.’”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I have a question,” James said. “Did anyone ever come back? Like,” he found his voice wavering. “If you know how to Transmit, do you know how to Reply?”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watched them all in silence. The fire crackled.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to know it’s possible to get back,” Violet said. “Or you wouldn’t be trying, right?”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her answer, Violet,” Ralph growled.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really want to know?” Lucky said. “If what you hope for is or isn’t possible, will it make you despair?”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rather know the truth, Lucky. And it sounds awfully like you know the truth,” Ralph said.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me, too.” Violet said.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James said.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you wish. Before my Transmission, my mother paid… an obscene amount of money to a member of the Supreme Council,” Lucky said. “An amount so huge it would make a material if small difference in whether we could Rebuild the surface of Earth. She wanted to know if anyone had ever come back.”</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campfire was deathly quiet.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that member of the Supreme Council said this: he’s known many, many people have made </w:t>
      </w:r>
      <w:sdt>
        <w:sdtPr>
          <w:id w:val="1486725321"/>
          <w:tag w:val="goog_rdk_31"/>
        </w:sdtPr>
        <w:sdtContent>
          <w:ins w:author="Naomi Neenan" w:id="9" w:date="2026-07-01T21:53:5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the top of the Tower of Worlds. They could come back at any time they want. They just don’t want to.”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James asked.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That is all Mother said he said. And this was after Mother pleaded with him for any more information.”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 “Now I don’t know if I wanted to know after all.”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why I warned you.”</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yawned. “Whatever’s at the top, we’re not climbing up there tonight. I vote we sleep now and talk in the morning.”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agree,” Ralph said.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by me,” said James.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settled,” Lucky said.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got out their bed rolls and lay down—after putting one more log of that special tree into the fire.</w:t>
      </w:r>
    </w:p>
    <w:sdt>
      <w:sdtPr>
        <w:id w:val="-2034508496"/>
        <w:tag w:val="goog_rdk_34"/>
      </w:sdtPr>
      <w:sdtContent>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0" w:date="2026-07-01T14:29:34Z"/>
              <w:rFonts w:ascii="Cambria" w:cs="Cambria" w:eastAsia="Cambria" w:hAnsi="Cambria"/>
              <w:b w:val="0"/>
              <w:bCs w:val="0"/>
              <w:i w:val="0"/>
              <w:iCs w:val="0"/>
              <w:smallCaps w:val="0"/>
              <w:strike w:val="0"/>
              <w:color w:val="2a6099"/>
              <w:sz w:val="24"/>
              <w:szCs w:val="24"/>
              <w:u w:val="none"/>
              <w:shd w:fill="auto" w:val="clear"/>
              <w:vertAlign w:val="baseline"/>
            </w:rPr>
          </w:pPr>
          <w:sdt>
            <w:sdtPr>
              <w:id w:val="2070887457"/>
              <w:tag w:val="goog_rdk_32"/>
            </w:sdtPr>
            <w:sdtContent>
              <w:commentRangeStart w:id="19"/>
            </w:sdtContent>
          </w:sdt>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MPS</w:t>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 I’m not entirely sure I got Lucky’s decision to reveal herself right. I wrote that chapter (when she talks about the truth) </w:t>
          </w:r>
          <w:r w:rsidDel="00000000" w:rsidR="00000000" w:rsidRPr="00000000">
            <w:rPr>
              <w:rFonts w:ascii="Cambria" w:cs="Cambria" w:eastAsia="Cambria" w:hAnsi="Cambria"/>
              <w:b w:val="0"/>
              <w:bCs w:val="0"/>
              <w:i w:val="1"/>
              <w:iCs w:val="1"/>
              <w:smallCaps w:val="0"/>
              <w:strike w:val="0"/>
              <w:color w:val="2a6099"/>
              <w:sz w:val="24"/>
              <w:szCs w:val="24"/>
              <w:u w:val="none"/>
              <w:shd w:fill="auto" w:val="clear"/>
              <w:vertAlign w:val="baseline"/>
              <w:rtl w:val="0"/>
            </w:rPr>
            <w:t xml:space="preserve">before</w:t>
          </w:r>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 we got here. It was actually one of the first chapters I wrote. So I had to find some way to reconcile the chapters, and I hope I managed to make it make sense why Lucky is so desperate that she outright tells them. If not, let me know, and we can brainstorm on Saturday. :)</w:t>
          </w:r>
          <w:sdt>
            <w:sdtPr>
              <w:id w:val="151329160"/>
              <w:tag w:val="goog_rdk_33"/>
            </w:sdtPr>
            <w:sdtContent>
              <w:ins w:author="Naomi Neenan" w:id="10" w:date="2026-07-01T14:29:34Z">
                <w:r w:rsidDel="00000000" w:rsidR="00000000" w:rsidRPr="00000000">
                  <w:rPr>
                    <w:rtl w:val="0"/>
                  </w:rPr>
                </w:r>
              </w:ins>
            </w:sdtContent>
          </w:sdt>
        </w:p>
      </w:sdtContent>
    </w:sdt>
    <w:sdt>
      <w:sdtPr>
        <w:id w:val="1816855532"/>
        <w:tag w:val="goog_rdk_37"/>
      </w:sdtPr>
      <w:sdtContent>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0" w:date="2026-07-01T14:29:34Z"/>
              <w:color w:val="006a7c"/>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pPr>
          <w:sdt>
            <w:sdtPr>
              <w:id w:val="1363437425"/>
              <w:tag w:val="goog_rdk_35"/>
            </w:sdtPr>
            <w:sdtContent>
              <w:ins w:author="Naomi Neenan" w:id="10" w:date="2026-07-01T14:29:34Z"/>
              <w:sdt>
                <w:sdtPr>
                  <w:id w:val="122033590"/>
                  <w:tag w:val="goog_rdk_36"/>
                </w:sdtPr>
                <w:sdtContent>
                  <w:ins w:author="Naomi Neenan" w:id="10" w:date="2026-07-01T14:29:34Z">
                    <w:r w:rsidDel="00000000" w:rsidR="00000000" w:rsidRPr="00000000">
                      <w:rPr>
                        <w:color w:val="006a7c"/>
                        <w:rtl w:val="0"/>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NN: AWESOME job this week, and that was such an unexpected twist! Nothing at all to note besides a couple sentence suggestions and one trivial question: where did Lucky get her bonnet? Did she take it before being Transmitted, smuggling it into the hospital gown, or find it somewhere in the Underneath? I was just curious.</w:t>
                    </w:r>
                  </w:ins>
                </w:sdtContent>
              </w:sdt>
              <w:ins w:author="Naomi Neenan" w:id="10" w:date="2026-07-01T14:29:34Z"/>
            </w:sdtContent>
          </w:sdt>
        </w:p>
      </w:sdtContent>
    </w:sdt>
    <w:sdt>
      <w:sdtPr>
        <w:id w:val="-1799676456"/>
        <w:tag w:val="goog_rdk_40"/>
      </w:sdtPr>
      <w:sdtContent>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0" w:date="2026-07-01T14:29:34Z"/>
              <w:color w:val="006a7c"/>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pPr>
          <w:sdt>
            <w:sdtPr>
              <w:id w:val="1029505397"/>
              <w:tag w:val="goog_rdk_38"/>
            </w:sdtPr>
            <w:sdtContent>
              <w:ins w:author="Naomi Neenan" w:id="10" w:date="2026-07-01T14:29:34Z"/>
              <w:sdt>
                <w:sdtPr>
                  <w:id w:val="-1696338585"/>
                  <w:tag w:val="goog_rdk_39"/>
                </w:sdtPr>
                <w:sdtContent>
                  <w:ins w:author="Naomi Neenan" w:id="10" w:date="2026-07-01T14:29:34Z">
                    <w:r w:rsidDel="00000000" w:rsidR="00000000" w:rsidRPr="00000000">
                      <w:rPr>
                        <w:color w:val="006a7c"/>
                        <w:rtl w:val="0"/>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But I thought Lucky’s reveal worked really well. She’d been travelling with this party for a long time and seemed as though she had come to trust them. Tension and grief of the like the party were experiencing could definitely weigh on someone enough to make them snap the way she did, and especially since they were all harping on her so much to explain, it made Perfect (pun absolutely intended) sense to me why she did what she did.</w:t>
                    </w:r>
                  </w:ins>
                </w:sdtContent>
              </w:sdt>
              <w:ins w:author="Naomi Neenan" w:id="10" w:date="2026-07-01T14:29:34Z"/>
            </w:sdtContent>
          </w:sdt>
        </w:p>
      </w:sdtContent>
    </w:sdt>
    <w:sdt>
      <w:sdtPr>
        <w:id w:val="1764316981"/>
        <w:tag w:val="goog_rdk_47"/>
      </w:sdtPr>
      <w:sdtContent>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2" w:date="2026-07-06T15:54:11Z"/>
              <w:color w:val="006a7c"/>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pPr>
          <w:sdt>
            <w:sdtPr>
              <w:id w:val="-895268577"/>
              <w:tag w:val="goog_rdk_41"/>
            </w:sdtPr>
            <w:sdtContent>
              <w:ins w:author="Naomi Neenan" w:id="10" w:date="2026-07-01T14:29:34Z"/>
              <w:sdt>
                <w:sdtPr>
                  <w:id w:val="1566755126"/>
                  <w:tag w:val="goog_rdk_42"/>
                </w:sdtPr>
                <w:sdtContent>
                  <w:ins w:author="Naomi Neenan" w:id="10" w:date="2026-07-01T14:29:34Z">
                    <w:r w:rsidDel="00000000" w:rsidR="00000000" w:rsidRPr="00000000">
                      <w:rPr>
                        <w:color w:val="006a7c"/>
                        <w:rtl w:val="0"/>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But the following conversations went really well, finally learning what the trees did was super satisfying, and also just how and why Lucky was lucky! Really really well done this week, and I’m super excited to see where this goes next, </w:t>
                    </w:r>
                  </w:ins>
                </w:sdtContent>
              </w:sdt>
              <w:ins w:author="Naomi Neenan" w:id="10" w:date="2026-07-01T14:29:34Z">
                <w:sdt>
                  <w:sdtPr>
                    <w:id w:val="-240926870"/>
                    <w:tag w:val="goog_rdk_43"/>
                  </w:sdtPr>
                  <w:sdtContent>
                    <w:r w:rsidDel="00000000" w:rsidR="00000000" w:rsidRPr="00000000">
                      <w:rPr>
                        <w:color w:val="006a7c"/>
                        <w:rtl w:val="0"/>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especially</w:t>
                    </w:r>
                  </w:sdtContent>
                </w:sdt>
                <w:sdt>
                  <w:sdtPr>
                    <w:id w:val="1416948805"/>
                    <w:tag w:val="goog_rdk_44"/>
                  </w:sdtPr>
                  <w:sdtContent>
                    <w:r w:rsidDel="00000000" w:rsidR="00000000" w:rsidRPr="00000000">
                      <w:rPr>
                        <w:color w:val="006a7c"/>
                        <w:rtl w:val="0"/>
                        <w:rPrChange w:author="Naomi Neenan" w:id="11" w:date="2026-07-01T14:29:34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 with the massive things we now know!</w:t>
                    </w:r>
                  </w:sdtContent>
                </w:sdt>
              </w:ins>
            </w:sdtContent>
          </w:sdt>
          <w:sdt>
            <w:sdtPr>
              <w:id w:val="-1061829123"/>
              <w:tag w:val="goog_rdk_45"/>
            </w:sdtPr>
            <w:sdtContent>
              <w:ins w:author="Mary Elizabeth Hayes" w:id="12" w:date="2026-07-06T15:54:11Z"/>
              <w:sdt>
                <w:sdtPr>
                  <w:id w:val="2089449039"/>
                  <w:tag w:val="goog_rdk_46"/>
                </w:sdtPr>
                <w:sdtContent>
                  <w:ins w:author="Mary Elizabeth Hayes" w:id="12" w:date="2026-07-06T15:54:11Z">
                    <w:r w:rsidDel="00000000" w:rsidR="00000000" w:rsidRPr="00000000">
                      <w:rPr>
                        <w:rtl w:val="0"/>
                      </w:rPr>
                    </w:r>
                  </w:ins>
                </w:sdtContent>
              </w:sdt>
              <w:ins w:author="Mary Elizabeth Hayes" w:id="12" w:date="2026-07-06T15:54:11Z"/>
            </w:sdtContent>
          </w:sdt>
        </w:p>
      </w:sdtContent>
    </w:sdt>
    <w:sdt>
      <w:sdtPr>
        <w:id w:val="1915759302"/>
        <w:tag w:val="goog_rdk_51"/>
      </w:sdtPr>
      <w:sdtContent>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3" w:date="2026-07-06T15:54:11Z">
                <w:rPr>
                  <w:rFonts w:ascii="Cambria" w:cs="Cambria" w:eastAsia="Cambria" w:hAnsi="Cambria"/>
                  <w:b w:val="0"/>
                  <w:bCs w:val="0"/>
                  <w:i w:val="0"/>
                  <w:iCs w:val="0"/>
                  <w:smallCaps w:val="0"/>
                  <w:strike w:val="0"/>
                  <w:color w:val="2a6099"/>
                  <w:sz w:val="24"/>
                  <w:szCs w:val="24"/>
                  <w:u w:val="none"/>
                  <w:shd w:fill="auto" w:val="clear"/>
                  <w:vertAlign w:val="baseline"/>
                </w:rPr>
              </w:rPrChange>
            </w:rPr>
          </w:pPr>
          <w:sdt>
            <w:sdtPr>
              <w:id w:val="1858902331"/>
              <w:tag w:val="goog_rdk_48"/>
            </w:sdtPr>
            <w:sdtContent>
              <w:ins w:author="Mary Elizabeth Hayes" w:id="12" w:date="2026-07-06T15:54:11Z"/>
              <w:sdt>
                <w:sdtPr>
                  <w:id w:val="1471037108"/>
                  <w:tag w:val="goog_rdk_49"/>
                </w:sdtPr>
                <w:sdtContent>
                  <w:ins w:author="Mary Elizabeth Hayes" w:id="12" w:date="2026-07-06T15:54:11Z">
                    <w:r w:rsidDel="00000000" w:rsidR="00000000" w:rsidRPr="00000000">
                      <w:rPr>
                        <w:color w:val="0000ff"/>
                        <w:rtl w:val="0"/>
                        <w:rPrChange w:author="Mary Elizabeth Hayes" w:id="13" w:date="2026-07-06T15:54:11Z">
                          <w:rPr>
                            <w:rFonts w:ascii="Cambria" w:cs="Cambria" w:eastAsia="Cambria" w:hAnsi="Cambria"/>
                            <w:b w:val="0"/>
                            <w:bCs w:val="0"/>
                            <w:i w:val="0"/>
                            <w:iCs w:val="0"/>
                            <w:smallCaps w:val="0"/>
                            <w:strike w:val="0"/>
                            <w:color w:val="2a6099"/>
                            <w:sz w:val="24"/>
                            <w:szCs w:val="24"/>
                            <w:u w:val="none"/>
                            <w:shd w:fill="auto" w:val="clear"/>
                            <w:vertAlign w:val="baseline"/>
                          </w:rPr>
                        </w:rPrChange>
                      </w:rPr>
                      <w:t xml:space="preserve">MBH: Gosh, this was a good chapter! Not at all what I was expecting, but this opens up so many possibilities for answers, while at the same time showing that there’s lots of stuff that Lucky herself doesn’t know about the Tower of Worlds, which is good because it means there’s more mysteries to come. I love the concept of the system itself rewarding what it considers good behavior and punishing what it considers bad. I did start to suspect that Lucky’s hunches weren’t just hunches, that she actually knew, but I had no idea how. Being a Perfect makes a lot of sense, though. I’m not totally sure if now was the right time to reveal herself or not, I think I’ll have to wait until I read more to see that clearly.</w:t>
                    </w:r>
                  </w:ins>
                </w:sdtContent>
              </w:sdt>
              <w:ins w:author="Mary Elizabeth Hayes" w:id="12" w:date="2026-07-06T15:54:11Z"/>
            </w:sdtContent>
          </w:sdt>
          <w:sdt>
            <w:sdtPr>
              <w:id w:val="2068559501"/>
              <w:tag w:val="goog_rdk_50"/>
            </w:sdtPr>
            <w:sdtContent>
              <w:r w:rsidDel="00000000" w:rsidR="00000000" w:rsidRPr="00000000">
                <w:rPr>
                  <w:rtl w:val="0"/>
                </w:rPr>
              </w:r>
            </w:sdtContent>
          </w:sdt>
        </w:p>
      </w:sdtContent>
    </w:sdt>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omi Neenan" w:id="17" w:date="2026-07-01T14:24:07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w:t>
      </w:r>
    </w:p>
  </w:comment>
  <w:comment w:author="Corinna Turner" w:id="16" w:date="2026-07-02T16:37:20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description.</w:t>
      </w:r>
    </w:p>
  </w:comment>
  <w:comment w:author="Mary Elizabeth Hayes" w:id="3" w:date="2026-07-06T15:44:03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because of his sword?</w:t>
      </w:r>
    </w:p>
  </w:comment>
  <w:comment w:author="Naomi Neenan" w:id="10" w:date="2026-07-01T14:19:05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w:t>
      </w:r>
    </w:p>
  </w:comment>
  <w:comment w:author="Naomi Neenan" w:id="5" w:date="2026-07-01T14:13:46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Noooo! :(</w:t>
      </w:r>
    </w:p>
  </w:comment>
  <w:comment w:author="Naomi Neenan" w:id="6" w:date="2026-07-01T14:16:5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if a Perfect's finger was in the eye to remind the Transmitted?' 'As if the Perfects' fingers were in the Transmitted's eyes to remind them?' 'as if the transmitted had the Perfects' fingers in their eyes?'</w:t>
      </w:r>
    </w:p>
  </w:comment>
  <w:comment w:author="Corinna Turner" w:id="7" w:date="2026-07-02T11:02:4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does read strangely.</w:t>
      </w:r>
    </w:p>
  </w:comment>
  <w:comment w:author="Naomi Neenan" w:id="1" w:date="2026-07-01T14:11:1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itself? Guardians themselves?</w:t>
      </w:r>
    </w:p>
  </w:comment>
  <w:comment w:author="Mary Elizabeth Hayes" w:id="2" w:date="2026-07-06T15:41:18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then?</w:t>
      </w:r>
    </w:p>
  </w:comment>
  <w:comment w:author="Corinna Turner" w:id="8" w:date="2026-07-02T11:03:17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line</w:t>
      </w:r>
    </w:p>
  </w:comment>
  <w:comment w:author="Mary Elizabeth Hayes" w:id="9" w:date="2026-07-06T15:45:04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Naomi Neenan" w:id="13" w:date="2026-07-01T14:22:28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OOOOHHHHH!! Now THAT is a twist! So it isn't luck, she just knows the system!</w:t>
      </w:r>
    </w:p>
  </w:comment>
  <w:comment w:author="Corinna Turner" w:id="14" w:date="2026-07-02T16:36:43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twist, but feel like she maybe revealed it too easily.</w:t>
      </w:r>
    </w:p>
  </w:comment>
  <w:comment w:author="Naomi Neenan" w:id="11" w:date="2026-07-01T14:19:35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comment>
  <w:comment w:author="Naomi Neenan" w:id="18" w:date="2026-07-02T15:41:31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w:t>
      </w:r>
    </w:p>
  </w:comment>
  <w:comment w:author="Matthew Schmidt" w:id="0" w:date="2026-07-01T13:08:32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I want to put part headings like this in, but if I do, I'm not sure whether to make James's brief time on Earth its own part.</w:t>
      </w:r>
    </w:p>
  </w:comment>
  <w:comment w:author="Corinna Turner" w:id="19" w:date="2026-07-02T19:17:46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twist. It seemed slightly odd that she revealed herself when actually reading the moment that she did so, but listening to her explanations afterwards, it began to make more sense when it became clear she'd been here so very many times before. I'm a bit puzzled why all prefects would have such encyclopedic knowledge of the world stack, but no doubt that will become clear.  Looking forward to more.</w:t>
      </w:r>
    </w:p>
  </w:comment>
  <w:comment w:author="Corinna Turner" w:id="4" w:date="2026-07-02T11:01:29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body, tense from all the pain, suddenly relaxing'</w:t>
      </w:r>
    </w:p>
  </w:comment>
  <w:comment w:author="Naomi Neenan" w:id="12" w:date="2026-07-01T14:19:59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comment>
  <w:comment w:author="Matthew S" w:id="15" w:date="2026-07-01T09:02:3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typo, nor when it occurs later in the chapter.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3" w15:done="0"/>
  <w15:commentEx w15:paraId="000000E4" w15:done="0"/>
  <w15:commentEx w15:paraId="000000E5" w15:done="0"/>
  <w15:commentEx w15:paraId="000000E6" w15:done="0"/>
  <w15:commentEx w15:paraId="000000E7" w15:done="0"/>
  <w15:commentEx w15:paraId="000000E8" w15:done="0"/>
  <w15:commentEx w15:paraId="000000E9" w15:paraIdParent="000000E8" w15:done="0"/>
  <w15:commentEx w15:paraId="000000EA" w15:done="0"/>
  <w15:commentEx w15:paraId="000000EB" w15:paraIdParent="000000EA" w15:done="0"/>
  <w15:commentEx w15:paraId="000000EC" w15:done="0"/>
  <w15:commentEx w15:paraId="000000ED" w15:paraIdParent="000000EC" w15:done="0"/>
  <w15:commentEx w15:paraId="000000EE" w15:done="0"/>
  <w15:commentEx w15:paraId="000000EF" w15:paraIdParent="000000EE" w15:done="0"/>
  <w15:commentEx w15:paraId="000000F0" w15:done="0"/>
  <w15:commentEx w15:paraId="000000F1" w15:done="0"/>
  <w15:commentEx w15:paraId="000000F2" w15:done="0"/>
  <w15:commentEx w15:paraId="000000F3" w15:done="0"/>
  <w15:commentEx w15:paraId="000000F4" w15:done="0"/>
  <w15:commentEx w15:paraId="000000F5" w15:done="0"/>
  <w15:commentEx w15:paraId="000000F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3pdHcP4MDXh4rMO80MkhzHjrA==">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