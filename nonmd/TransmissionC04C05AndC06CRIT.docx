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of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ff"/>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ff"/>
          <w:sz w:val="24"/>
          <w:szCs w:val="24"/>
          <w:u w:val="none"/>
          <w:shd w:fill="auto" w:val="clear"/>
          <w:vertAlign w:val="baseline"/>
          <w:rtl w:val="0"/>
        </w:rPr>
        <w:t xml:space="preserve">MPS: Here’s a redo of the information scene, which I am mostly posting so you can see the new information.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brought some… information,” she said. “I’ll tell it to you in private.”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James said.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hurried to his room, and she pulled out a tablet. “There are eight worlds in the Destination. Apparently they’re filled with monsters and traps, and something called Guardians that keep the gates between the worlds. But here’s something they try to keep secret.”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some strange… system? The information my source had wasn’t clear. But it involves numbers of some sort. I heard it described as a kind of really,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strange RPG.”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enjoyed his share of games when not working, since they were free and even the Perfects would indulge in them from time to time. But perhaps they enjoyed them even more than an idle hobby? “What’s strange about 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“Apparently none of the systems actually make any sense. But my source refused to say one word more. He said he only told me because I was going to get Transmitted myself.”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“Huh,” James said. “Maybe they want it to be a puzzle.”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Also, apparently you can’t die for real. You just respawn—but you always respawn on the first world.”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“Weird. I’d think it’d kill you for good if it was supposed to be a test.”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think so, too, but my source swore up and down that’s how it worked.”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he tell you how many people?” James asked.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didn’t know the exact number, but he said maybe a tenth of them get to the next world. And if my estimates about the number of people they’ve Transmitted are correct, there must be millions on the first world alone. We…” she trailed off.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“We’d never find each other down there,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probably</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said. “Unless it’s really cramped.”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shook her head. “He said the first world is absolutely enormous. And when you die, you respawn somewhere at random.”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thought about it. “We’d have to meet in a higher world.”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I thought that too. How about we both aim for the second world?”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not higher?” James asked.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want to climb without you.”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touched her hand, and she smiled.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there’s something…”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shook her head. “There’s something to do with how much the Perfects know about the Destination. It’s… I don’t know how to put it. My source didn’t want to talk about it </w:t>
      </w:r>
      <w:ins w:author="Mary Elizabeth Hayes" w:id="0" w:date="2026-04-18T14:53:1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but he knew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that’s it,” Stella said with a sigh. “That’s all I know. I just wanted to spend what could be either of our last days together</w:t>
      </w:r>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wrapped an arm around her. She wrapped an arm around him.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we want to…” James trailed off, unable to ask to cross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particular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shook her head. “There’s a secret I can’t even tell you. But for the moment, we’ll just be with each other.”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if there’s never any more?”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if.”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held each other for a long time</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ff"/>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ff"/>
          <w:sz w:val="24"/>
          <w:szCs w:val="24"/>
          <w:u w:val="none"/>
          <w:shd w:fill="auto" w:val="clear"/>
          <w:vertAlign w:val="baseline"/>
          <w:rtl w:val="0"/>
        </w:rPr>
        <w:t xml:space="preserve">MPS: And now for new stuff!</w:t>
      </w:r>
    </w:p>
    <w:bookmarkStart w:colFirst="0" w:colLast="0" w:name="d9mqo1fl6gg7" w:id="0"/>
    <w:bookmarkEnd w:id="0"/>
    <w:p w:rsidR="00000000" w:rsidDel="00000000" w:rsidP="00000000" w:rsidRDefault="00000000" w:rsidRPr="00000000" w14:paraId="0000002E">
      <w:pPr>
        <w:pStyle w:val="Heading2"/>
        <w:rPr/>
      </w:pPr>
      <w:r w:rsidDel="00000000" w:rsidR="00000000" w:rsidRPr="00000000">
        <w:rPr>
          <w:rtl w:val="0"/>
        </w:rPr>
        <w:t xml:space="preserve">Cave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woke up with a </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massive</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headache, and for the briefest moment wondered if he was dreaming. But then he felt the hospital gown still on him, and knew he had been Transmitted.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and the blue glow all around him. He lay in some kind of rough-walled cave, where </w:t>
      </w:r>
      <w:ins w:author="Corinna Turner" w:id="1" w:date="2026-04-17T18:29:04Z">
        <w:r w:rsidDel="00000000" w:rsidR="00000000" w:rsidRPr="00000000">
          <w:rPr>
            <w:rtl w:val="0"/>
            <w:rPrChange w:author="Corinna Turner" w:id="2" w:date="2026-04-17T18:29:0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bioluminescent</w:t>
        </w:r>
      </w:ins>
      <w:del w:author="Corinna Turner" w:id="1" w:date="2026-04-17T18:29:04Z">
        <w:r w:rsidDel="00000000" w:rsidR="00000000" w:rsidRPr="00000000">
          <w:rPr>
            <w:rtl w:val="0"/>
            <w:rPrChange w:author="Corinna Turner" w:id="2" w:date="2026-04-17T18:29:0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biolumincent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blue moss grew on the various surfaces or strange flowers showed white bulbs. The drip of distant water comforted him, and he felt strangely alive, as if newly born.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sat up, and held his forehead. The warm smoothness felt the same as it ever did. Definitely still alive. Wherever this place was.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got up and gingerly touched the moss. It shone in brighter blue when he touched it. He tapped it a few more times and it flashed, </w:t>
      </w:r>
      <w:commentRangeStart w:id="4"/>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got bored and moved on.</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did seem strange, though he couldn’t quite put a finger on it. He had briefly been a miner, and he’d seen incredible things in caves, caves that were promptly dug out for more room for humanity. But this seemed…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incredible? As if someone had seen the natural wonders and found it fit to improve them.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Whatever the case was, he had to do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“Hello?” he asked, and a reassuring echo followed. “Help? Tutorial? Anyone? Anything?”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walked out. Sandals would be good, although his feet didn’t really hurt on the rock—yet. Did he try to craft something? He needed something to use as leather, unless the system had some way to craft things like in a game.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 hadn’t seen anything like that, no hint of anything artificial, except that the cave felt a bit larger than life.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Also, why was it so huge? As he wandered the tunnels, he found it all well above his height, such that he didn’t need to crouch. James considered trying to leave a trail, but it wasn’t as if he had left anything behind that he cared about.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was he even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supposed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continued to wander. Maybe he would encounter some kind of human </w:t>
      </w:r>
      <w:del w:author="Mary Elizabeth Hayes" w:id="3" w:date="2026-04-18T14:55:28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in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habitation, or food, or clothing, or… anything. At least, according to Stella, he couldn’t die for real.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implied he could nonetheless die for fake</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sat down on a rock and, suddenly, the emotions he had been holding back crushed down on him. He was stranded here, apparently alone, and he would never see Mom again. He would never play a game or watch a show on his comm </w:t>
      </w: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again</w:t>
      </w:r>
      <w:commentRangeEnd w:id="7"/>
      <w:r w:rsidDel="00000000" w:rsidR="00000000" w:rsidRPr="00000000">
        <w:commentReference w:id="7"/>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might never see Stella again.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found himself crying, but nothing came out. No water touched his nose. He reached to wipe it, </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brushing his nose</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suddenly a white page of text appeared before his eyes.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just wasn’t in English.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fact, as he stared at the symbols, </w:t>
      </w:r>
      <w:commentRangeStart w:id="10"/>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none of them he even recognized</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seemed to be pictographs, but of what language, he had no clue.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leaned in and found it seemed attached to his right hand, as if some kind of hologram. Touching it with his left did nothing, and he couldn’t even figure out how to close it.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heard skittering, and turned.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froze.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played many, many games before, fighting everything from zombies to ninja to dragons. This was only a </w:t>
      </w: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crab</w:t>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unlike anything he had ever fought in digital, this monstrosity towered over him, and some deep subroutine in his </w:t>
      </w:r>
      <w:ins w:author="Mary Elizabeth Hayes" w:id="4" w:date="2026-04-18T14:56:47Z">
        <w:r w:rsidDel="00000000" w:rsidR="00000000" w:rsidRPr="00000000">
          <w:rPr>
            <w:rtl w:val="0"/>
            <w:rPrChange w:author="Mary Elizabeth Hayes" w:id="5" w:date="2026-04-18T14:56:4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amygdala</w:t>
        </w:r>
      </w:ins>
      <w:del w:author="Mary Elizabeth Hayes" w:id="4" w:date="2026-04-18T14:56:47Z">
        <w:r w:rsidDel="00000000" w:rsidR="00000000" w:rsidRPr="00000000">
          <w:rPr>
            <w:rtl w:val="0"/>
            <w:rPrChange w:author="Mary Elizabeth Hayes" w:id="5" w:date="2026-04-18T14:56:4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amyglada</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triggered.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advanced, and he ran shrieking, ran as fast as h</w:t>
      </w:r>
      <w:ins w:author="Corinna Turner" w:id="6" w:date="2026-04-17T18:45:32Z">
        <w:r w:rsidDel="00000000" w:rsidR="00000000" w:rsidRPr="00000000">
          <w:rPr>
            <w:rtl w:val="0"/>
            <w:rPrChange w:author="Corinna Turner" w:id="7" w:date="2026-04-17T18:45:3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is</w:t>
        </w:r>
      </w:ins>
      <w:del w:author="Corinna Turner" w:id="6" w:date="2026-04-17T18:45:32Z">
        <w:r w:rsidDel="00000000" w:rsidR="00000000" w:rsidRPr="00000000">
          <w:rPr>
            <w:rtl w:val="0"/>
            <w:rPrChange w:author="Corinna Turner" w:id="7" w:date="2026-04-17T18:45:3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feet could carry him. But it followed, skittering even faster. He took turns and twists at random, until he found himself in a dead end.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crab monster advanced, gleaming, serrated claws at the ready. His fight or flight turned 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he charged at it screaming and tried to flail on it. It tore into him, and he fainted in pain, then it—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he was floating in space.</w:t>
      </w:r>
    </w:p>
    <w:bookmarkStart w:colFirst="0" w:colLast="0" w:name="pvw9rrynxuhz" w:id="1"/>
    <w:bookmarkEnd w:id="1"/>
    <w:p w:rsidR="00000000" w:rsidDel="00000000" w:rsidP="00000000" w:rsidRDefault="00000000" w:rsidRPr="00000000" w14:paraId="00000048">
      <w:pPr>
        <w:pStyle w:val="Heading2"/>
        <w:rPr/>
      </w:pPr>
      <w:r w:rsidDel="00000000" w:rsidR="00000000" w:rsidRPr="00000000">
        <w:rPr>
          <w:rtl w:val="0"/>
        </w:rPr>
        <w:t xml:space="preserve">Respawn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had died, hadn’t he?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had lasted all of a few minutes before he was </w:t>
      </w:r>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exsanguinated by a hideous crab monster.</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still floated in space. Was this </w:t>
      </w:r>
      <w:del w:author="Corinna Turner" w:id="8" w:date="2026-04-17T18:46:0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was </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death felt like? Would it have been better if he</w:t>
      </w:r>
      <w:ins w:author="Corinna Turner" w:id="9" w:date="2026-04-17T18:46:16Z">
        <w:r w:rsidDel="00000000" w:rsidR="00000000" w:rsidRPr="00000000">
          <w:rPr>
            <w:rtl w:val="0"/>
            <w:rPrChange w:author="Corinna Turner" w:id="10" w:date="2026-04-17T18:46: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delayed Transmission and gotten executed? </w:t>
      </w:r>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if he had to fight another giant arthropod</w:t>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woke up with a </w:t>
      </w:r>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massive</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headache.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was in another cave, in an untouched hospital gown, alive. In fact, he felt incredibly alive, as if he had just been born.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sat up and rubbed his eyes, only for that incomprehensible screen to pop up again. He tried touching it again and found nothing. But if touching his eyes summoned it—he touched his eyes a few different ways and it shifted, then disappeared. At least he had something to experiment with.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of his right hand’s fingers gave a different screen. None of them gave any clue as to their purpose, though he started to have some guesses.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pinky accessed a giant sixteen by sixteen grid of squares. He assumed this was some kind of inventory, though how to get anything in or out, he hadn’t a clue.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ring finger accessed a</w:t>
      </w:r>
      <w:del w:author="Naomi Neenan" w:id="11" w:date="2026-04-16T15:30:4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stranger screen, like a series of symbols in eight colored spheres attached by lines, in a field of stars</w:t>
      </w:r>
      <w:commentRangeStart w:id="17"/>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saw constellations, but he knew none of them. There was also a large grey square with no apparent purpose.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middle finger showed a very large empty grey square, with what appeared to be buttons, but none of them did anything.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index once again gave the screen with only symbols, but on closer look some symbols were repeated. It was anyone’s guess what they meant.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thumb, however, opened the strangest screen: two trees, one large and black, one white but little more than a sapling. Neither looked like any species he had heard of</w:t>
      </w:r>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Touching his nose with his palm closed them. And his left hand didn’t do anything when he touched his face.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what?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thoughts were interrupted by skittering. He ran out a tunnel, only to find not one giant crab, but a swarm of much smaller crabs, now chasing after him. He screamed and ran, but tripped on a stone and fell. He struggled to climb out of their claws, but in a few </w:t>
      </w:r>
      <w:commentRangeStart w:id="2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minutes</w:t>
      </w:r>
      <w:commentRangeEnd w:id="20"/>
      <w:r w:rsidDel="00000000" w:rsidR="00000000" w:rsidRPr="00000000">
        <w:commentReference w:id="2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had successfully dismembered him.</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respawn, James decided enough was enough. Time to figure out some kind of weapon to use. He tried picking up rocks, but found he couldn’t really carry them well</w:t>
      </w:r>
      <w:commentRangeStart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Maybe he would try his “inventory” screen.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Summoning it, he tried putting a rock on the grid. It shrunk and snapped into place. Yes! He had found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another part of the screen lit up, showing a half-visible spear next to more symbols, and what appeared to be buttons. He tried tapping on it, but nothing happened. Tapping other buttons, he found he could scroll through other ghostly items.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Ah. This had to be some kind of crafting screen, right? He just didn’t have anything else to craft. You needed some kind of stick to make a spear, right?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had a mission now. He took a tunnel at random and wandered down it. He kept an ear out for any sign of those awful crabs, but nothing. Not a sound but the trickle of water and echoes from his footsteps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picked up everything in sight, in the hopes that he could find whatever the nork he needed to make a spear. The moss he could scrape off, but it wouldn’t go into his inventory. The bulbs of the plants did go in.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kept wandering. He started to feel hunger, now, but what did he dare eat? Though, he bitterly mused, if he ate something poisonous, it wouldn’t be the end of him.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thoughts were interrupted by a slithering. His heart started thumping. He walked back down the tunnels, but the slithering grew louder.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No, he would stay and fight. Every instinct in him told him to run, but he stood his ground. The slithering grew until a snake the size of a </w:t>
      </w:r>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television</w:t>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slithered into view. It reared back, but James threw a rock at it. It hissed in pain, the rock leaving a glowy red mark, and then it charged.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it bit him, James almost fainted from pain, but 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would not let it kill him!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wrestled and screamed and screamed and scraped and managed to get another rock out of his inventory. He bashed the snake over and over again until it was dead. It stopped moving, then disassembled into a skin, a pair of fangs, and some small pieces of meat.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hurt all over, especially on his arm. But he discovered to his horror 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wasn’t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bleeding.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where the snake had hurt him his body was simply glowing red, the holes where the snake’s fangs had bitten simply being missing. It hurt, but no blood came out. He sat there, transfixed, but noticed the red was slowly fading at the edges of the wound. It was probably healing.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stashed the snake’s drops into his inventory, then checked out his other screens. His index-screen showed some bars growing up from the bottom that hadn’t been there before. Ah. He must have gained experience. It might not last if every time he died it reset.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tree-screen showed little change, but the white tree had grown just a little. He had no idea what it meant, but it was probably a good sign.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decided it was time to rest. He would just take a break here, until his arm finished healing. And it was healing fast. Knowing that as long as he survived—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heard a rumble, then a massive hairy humanoid creature bearing a club charged in from a tunnel. He tried to get up, but the humanoid slammed its club into him and he died </w:t>
      </w:r>
      <w:commentRangeStart w:id="23"/>
      <w:commentRangeStart w:id="2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instantly</w:t>
      </w:r>
      <w:commentRangeEnd w:id="23"/>
      <w:r w:rsidDel="00000000" w:rsidR="00000000" w:rsidRPr="00000000">
        <w:commentReference w:id="23"/>
      </w:r>
      <w:commentRangeEnd w:id="24"/>
      <w:r w:rsidDel="00000000" w:rsidR="00000000" w:rsidRPr="00000000">
        <w:commentReference w:id="2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fzh1vbo38wmv" w:id="2"/>
    <w:bookmarkEnd w:id="2"/>
    <w:p w:rsidR="00000000" w:rsidDel="00000000" w:rsidP="00000000" w:rsidRDefault="00000000" w:rsidRPr="00000000" w14:paraId="0000006A">
      <w:pPr>
        <w:pStyle w:val="Heading2"/>
        <w:rPr/>
      </w:pPr>
      <w:r w:rsidDel="00000000" w:rsidR="00000000" w:rsidRPr="00000000">
        <w:rPr>
          <w:rtl w:val="0"/>
        </w:rPr>
        <w:t xml:space="preserve">Deaths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Dying got old fast. James’s fourth, fifth, and sixth lives passed in a blur. Then he lost count. The moment he seemed to make any progress, a monster would almost certainly spawn and kill him. Crabs seemed the regular bane of his existence, although the large snakes and those giant ugly humanoids—he had since dubbed them trolls—bagged him many times.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matter how often he respawned, he never saw any sign of human habitation. Not that he lived long enough to ever explore for more than an hour or two before he was killed again</w:t>
      </w:r>
      <w:commentRangeStart w:id="25"/>
      <w:commentRangeStart w:id="2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life, James had had enough. The only way he seemed to make progress was to kill things. Typical RPG, right? Even if the instructions were written in Chinese.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literally? The Scale had required everyone to speak in English for maximum efficiency, but what if this was a different culture’s system?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didn’t matter. What he needed to do was fight these encounters</w:t>
      </w:r>
      <w:commentRangeStart w:id="2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7"/>
      <w:r w:rsidDel="00000000" w:rsidR="00000000" w:rsidRPr="00000000">
        <w:commentReference w:id="2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just let them kill him over and over again. It would be hard. He’d probably die a few more times. Maybe many more times. But the alternative was sitting around </w:t>
      </w:r>
      <w:commentRangeStart w:id="2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waiting to be killed again</w:t>
      </w:r>
      <w:commentRangeEnd w:id="28"/>
      <w:r w:rsidDel="00000000" w:rsidR="00000000" w:rsidRPr="00000000">
        <w:commentReference w:id="2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Either way, he’d be dead.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Temporarily, but that was the problem with all this, he mused. If he didn’t keep coming back from the dead, his death would finally put him out of pain.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Stella wouldn’t want him to think that way. Not when she always had hope.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Couldn’t he at least </w:t>
      </w:r>
      <w:commentRangeStart w:id="2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knap </w:t>
      </w:r>
      <w:commentRangeEnd w:id="29"/>
      <w:r w:rsidDel="00000000" w:rsidR="00000000" w:rsidRPr="00000000">
        <w:commentReference w:id="2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tools like a caveman? He took two rocks and banged them together until they started to crack. </w:t>
      </w:r>
      <w:ins w:author="Corinna Turner" w:id="12" w:date="2026-04-17T18:54:16Z">
        <w:r w:rsidDel="00000000" w:rsidR="00000000" w:rsidRPr="00000000">
          <w:rPr>
            <w:rtl w:val="0"/>
            <w:rPrChange w:author="Corinna Turner" w:id="13" w:date="2026-04-17T18:54: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Evidently</w:t>
        </w:r>
      </w:ins>
      <w:del w:author="Corinna Turner" w:id="12" w:date="2026-04-17T18:54:16Z">
        <w:r w:rsidDel="00000000" w:rsidR="00000000" w:rsidRPr="00000000">
          <w:rPr>
            <w:rtl w:val="0"/>
            <w:rPrChange w:author="Corinna Turner" w:id="13" w:date="2026-04-17T18:54:1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Evidentally</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allowed him to do this, since it didn’t seem like he was prevented from shaping the knife as he wanted.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at least as he tried, since he discovered he had no idea how to knap. Most of his rocks ended up shattering into pieces, and once he had a sharp-ish rock, he had no idea if it would even help</w:t>
      </w:r>
      <w:commentRangeStart w:id="3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heard skittering, and grabbed the sharpest rock he had. It scra</w:t>
      </w:r>
      <w:del w:author="Naomi Neenan" w:id="14" w:date="2026-04-16T15:37:21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p</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ped his finger, but no blood came out. He was still afraid—very afraid, but he knew this was one of the smaller crabs, not the certain death ones.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crab skittered into view and James stabbed it repeatedly. It clawed at him back, but James kept stabbing until it died. It dropped meat and pieces of shell, pieces that looked nothing like the original crab.</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had been right. The system, whatever it was, made no sense. If it was some kind of survival crafting game he’d been exiled into, it had an insanely detailed physics engine, yet at the same time it wouldn’t simulate blood.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nork?</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didn’t matter. He checked his stats and saw his red </w:t>
      </w:r>
      <w:commentRangeStart w:id="31"/>
      <w:commentRangeStart w:id="3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bar had grown</w:t>
      </w:r>
      <w:commentRangeEnd w:id="31"/>
      <w:r w:rsidDel="00000000" w:rsidR="00000000" w:rsidRPr="00000000">
        <w:commentReference w:id="31"/>
      </w:r>
      <w:commentRangeEnd w:id="32"/>
      <w:r w:rsidDel="00000000" w:rsidR="00000000" w:rsidRPr="00000000">
        <w:commentReference w:id="3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at least, made sense to him. He could sort of read the “numbers” now, if that’s what those symbols were, and saw he was about halfway in that one bar. He just needed to find another monster to kill.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picked up his “knife” and took a random tunnel.</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3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found that in his many, many deaths, the diff</w:t>
      </w:r>
      <w:commentRangeEnd w:id="33"/>
      <w:r w:rsidDel="00000000" w:rsidR="00000000" w:rsidRPr="00000000">
        <w:commentReference w:id="3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erence between the poisonous and edible plants. The blue bulbs were always poisonous, but the yellow ones, much rarer, were perfectly fine to eat.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Usually about an hour or two into a life, he found himself hungry, especially if he had a brush with a weaker monster. But that life, he found a yellow bulb and ate it. They tasted literally like cardboard, but they filled his stomach pretty quickly. They also seemed to give a little experience. Most of all, they left strand</w:t>
      </w:r>
      <w:ins w:author="Corinna Turner" w:id="15" w:date="2026-04-17T18:55:4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fiber behind, which </w:t>
      </w:r>
      <w:commentRangeStart w:id="3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had</w:t>
      </w:r>
      <w:commentRangeEnd w:id="34"/>
      <w:r w:rsidDel="00000000" w:rsidR="00000000" w:rsidRPr="00000000">
        <w:commentReference w:id="3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always stowed in his inventory.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knew he had to be missing something. Was there some way of using magic or inventing technology to help him survive? Or did the system simply kill people over and over again until they learned?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Probably, he grimly mused. This was just the Perfects’ idea of a tutorial.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something struck him as odd nonetheless. He could understand if the Perfects had made the system a puzzle, or even deliberately incomprehensible. But it didn’t seem quite like the games he knew, aside from the inventory and possibly the experience bar. Sure, why not make a puzzle? But if you did, why make the answer nonsensical, too?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finished the last yellow bulb. He had a lot of the fibers now. He flipped through his inventory to find a symbol had lit up. Could he actually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something now?</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tapped it, and a glowing, ghostly yellow rope appeared in the air. Touching the rope-ghost did nothing. But taking out the fibers, he found they snapped into place when placed in the ghost. Emptying his inventory of fibers, he had made… a rope.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about a meter, but progress. He checked his stats screen—as he now thought of it—to find his experience meter hadn’t budged. Oh well. That would probably be too easy if he got experience from crafting stuff.</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Stowing his brand new rope back in his inventory, he realized he was missing one more piece for a spear, one that would make him survive: a long stick. But where could he </w:t>
      </w:r>
      <w:commentRangeStart w:id="3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w:t>
      </w:r>
      <w:commentRangeEnd w:id="35"/>
      <w:r w:rsidDel="00000000" w:rsidR="00000000" w:rsidRPr="00000000">
        <w:commentReference w:id="3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It would be a plant, he figured. He just needed to find one</w:t>
      </w:r>
      <w:commentRangeStart w:id="3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 he went, further into the caves.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thought quite a bit over the last few—lives? Days? Weeks? Whatever this place was, it had to have a name. He would dub it “</w:t>
      </w:r>
      <w:commentRangeStart w:id="3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Endless Caves of Death and Incomprehensible Systems</w:t>
      </w:r>
      <w:commentRangeEnd w:id="37"/>
      <w:r w:rsidDel="00000000" w:rsidR="00000000" w:rsidRPr="00000000">
        <w:commentReference w:id="3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he could. It was a decent name, but probably not the correct one.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was Stella doing? She had to also have been Transmitted by now, though where in the ECoDaIS she was, James had no clue. Being regularly murdered, too, he thought </w:t>
      </w:r>
      <w:commentRangeStart w:id="3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hatred</w:t>
      </w:r>
      <w:commentRangeEnd w:id="38"/>
      <w:r w:rsidDel="00000000" w:rsidR="00000000" w:rsidRPr="00000000">
        <w:commentReference w:id="3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because the stupid evil Perfects had chosen to ruin his life over nothing but sheer spite. Why the nork did they ever get that name? If he ruled the world, he would—he stopped at a slither.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Another snake to kill. James knew that each would fill his experience bar about halfway, so if he killed this one…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found it in the next cave, slithering around. It reared as he saw it and he charged it screaming. Stab! Stab! Stab! He killed it quickly, but not before it covered him with two bites.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reached to put away his new loot, when he felt very, very tired. He lay on the ground. What now? He opened his stats screen to see he had filled the red bar and then some. Was it time to level up…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Level… up…</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6" w:date="2026-04-16T15:42:25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whited out.</w:t>
      </w:r>
      <w:ins w:author="Naomi Neenan" w:id="16" w:date="2026-04-16T15:42:25Z">
        <w:r w:rsidDel="00000000" w:rsidR="00000000" w:rsidRPr="00000000">
          <w:rPr>
            <w:rtl w:val="0"/>
          </w:rPr>
        </w:r>
      </w:ins>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6" w:date="2026-04-16T15:42:25Z"/>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6" w:date="2026-04-16T15:42:25Z">
        <w:r w:rsidDel="00000000" w:rsidR="00000000" w:rsidRPr="00000000">
          <w:rPr>
            <w:rtl w:val="0"/>
          </w:rPr>
        </w:r>
      </w:ins>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6" w:date="2026-04-16T15:42:25Z"/>
          <w:color w:val="45818e"/>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6" w:date="2026-04-16T15:42:25Z">
        <w:r w:rsidDel="00000000" w:rsidR="00000000" w:rsidRPr="00000000">
          <w:rPr>
            <w:color w:val="45818e"/>
            <w:rtl w:val="0"/>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this week! I really enjoyed these chapters. </w:t>
        </w:r>
      </w:ins>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6" w:date="2026-04-16T15:42:25Z"/>
          <w:color w:val="45818e"/>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6" w:date="2026-04-16T15:42:25Z">
        <w:r w:rsidDel="00000000" w:rsidR="00000000" w:rsidRPr="00000000">
          <w:rPr>
            <w:color w:val="45818e"/>
            <w:rtl w:val="0"/>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Only thing I had to note was a request for it be be clearer whether the inventory and EXP remains after dying. It seems like it does, but the clarification would be good.</w:t>
        </w:r>
      </w:ins>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6" w:date="2026-04-16T15:42:25Z"/>
          <w:color w:val="45818e"/>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6" w:date="2026-04-16T15:42:25Z">
        <w:r w:rsidDel="00000000" w:rsidR="00000000" w:rsidRPr="00000000">
          <w:rPr>
            <w:color w:val="45818e"/>
            <w:rtl w:val="0"/>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But I love this world, and the system seems really cool so far. I’m also glad James figured out how to attack the crabs’ weakpoints for massive damage!</w:t>
        </w:r>
      </w:ins>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8" w:date="2026-04-17T18:58:44Z"/>
          <w:color w:val="45818e"/>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6" w:date="2026-04-16T15:42:25Z">
        <w:r w:rsidDel="00000000" w:rsidR="00000000" w:rsidRPr="00000000">
          <w:rPr>
            <w:color w:val="45818e"/>
            <w:rtl w:val="0"/>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Well done, and I’m very much looking forward to more!</w:t>
        </w:r>
      </w:ins>
      <w:ins w:author="Corinna Turner" w:id="18" w:date="2026-04-17T18:58:44Z">
        <w:r w:rsidDel="00000000" w:rsidR="00000000" w:rsidRPr="00000000">
          <w:rPr>
            <w:rtl w:val="0"/>
          </w:rPr>
        </w:r>
      </w:ins>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8" w:date="2026-04-17T18:58:44Z"/>
          <w:color w:val="45818e"/>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8" w:date="2026-04-17T18:58:44Z">
        <w:r w:rsidDel="00000000" w:rsidR="00000000" w:rsidRPr="00000000">
          <w:rPr>
            <w:rtl w:val="0"/>
          </w:rPr>
        </w:r>
      </w:ins>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18" w:date="2026-04-17T18:58:44Z"/>
          <w:color w:val="45818e"/>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8" w:date="2026-04-17T18:58:44Z">
        <w:r w:rsidDel="00000000" w:rsidR="00000000" w:rsidRPr="00000000">
          <w:rPr>
            <w:rtl w:val="0"/>
          </w:rPr>
        </w:r>
      </w:ins>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20" w:date="2026-04-18T15:10:04Z"/>
          <w:color w:val="45818e"/>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18" w:date="2026-04-17T18:58:44Z">
        <w:r w:rsidDel="00000000" w:rsidR="00000000" w:rsidRPr="00000000">
          <w:rPr>
            <w:color w:val="45818e"/>
            <w:rtl w:val="0"/>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This is still very entertaining. Agree about clarifying about the bar and the inventory. I wonder if you want a brief Stella memory flashback somewhere in the middle of all the die-die-die just to prevent it getting </w:t>
        </w:r>
        <w:r w:rsidDel="00000000" w:rsidR="00000000" w:rsidRPr="00000000">
          <w:rPr>
            <w:color w:val="45818e"/>
            <w:rtl w:val="0"/>
            <w:rPrChange w:author="Corinna Turner" w:id="19" w:date="2026-04-17T18:58:4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monotonous</w:t>
        </w:r>
        <w:r w:rsidDel="00000000" w:rsidR="00000000" w:rsidRPr="00000000">
          <w:rPr>
            <w:color w:val="45818e"/>
            <w:rtl w:val="0"/>
            <w:rPrChange w:author="Naomi Neenan" w:id="17" w:date="2026-04-16T15:42:2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I’m probably going to be one of your most impatient readers and you just about got away with it, but I think it might still be a good idea. Bring Stella back into it and make us care more. Looking forward to reading more.</w:t>
        </w:r>
      </w:ins>
      <w:ins w:author="Mary Elizabeth Hayes" w:id="20" w:date="2026-04-18T15:10:04Z">
        <w:r w:rsidDel="00000000" w:rsidR="00000000" w:rsidRPr="00000000">
          <w:rPr>
            <w:rtl w:val="0"/>
          </w:rPr>
        </w:r>
      </w:ins>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21" w:date="2026-04-18T15:10:04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20" w:date="2026-04-18T15:10:04Z">
        <w:r w:rsidDel="00000000" w:rsidR="00000000" w:rsidRPr="00000000">
          <w:rPr>
            <w:color w:val="0000ff"/>
            <w:rtl w:val="0"/>
            <w:rPrChange w:author="Mary Elizabeth Hayes" w:id="21" w:date="2026-04-18T15:10:0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I LOVE this! Can’t wait for more! But I do think Corinna is right that some sort of flashback to his life before (maybe when he’s sitting and feeling sorry for himself for a bit after just dying for the umpteenth time?) would add more to the chapters. I like the hints of something weird going on with the system being so nonsensical. It feels like there’s some sort of sense that is sitting just out of reach, and if you could only think of it, you’d understand the whole system. About the exp and inventory, I figured that exp wasn’t kept, but inventory was, though again, a bit of explanation would help.</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nna Turner" w:id="27" w:date="2026-04-17T18:53:58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not already doing this?</w:t>
      </w:r>
    </w:p>
  </w:comment>
  <w:comment w:author="Naomi Neenan" w:id="31" w:date="2026-04-16T15:38:18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with the inventory, can you clarify if the EXP is kept?</w:t>
      </w:r>
    </w:p>
  </w:comment>
  <w:comment w:author="Corinna Turner" w:id="32" w:date="2026-04-17T18:55:2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I'd like to know too.</w:t>
      </w:r>
    </w:p>
  </w:comment>
  <w:comment w:author="Corinna Turner" w:id="34" w:date="2026-04-17T18:55:55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w:t>
      </w:r>
    </w:p>
  </w:comment>
  <w:comment w:author="Corinna Turner" w:id="0" w:date="2026-04-17T18:25:51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don't need this.</w:t>
      </w:r>
    </w:p>
  </w:comment>
  <w:comment w:author="Corinna Turner" w:id="22" w:date="2026-04-17T18:51:0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 length or television diameter?</w:t>
      </w:r>
    </w:p>
  </w:comment>
  <w:comment w:author="Naomi Neenan" w:id="35" w:date="2026-04-16T15:41:11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one’ in the next sentence,  so maybe ‘get one?’</w:t>
      </w:r>
    </w:p>
  </w:comment>
  <w:comment w:author="Mary Elizabeth Hayes" w:id="13" w:date="2026-04-18T14:57:23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Naomi Neenan" w:id="16" w:date="2026-04-16T15:30:15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the repetition here!</w:t>
      </w:r>
    </w:p>
  </w:comment>
  <w:comment w:author="Corinna Turner" w:id="19" w:date="2026-04-17T18:48:44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list of screens is more than I can remember all at once, but if it's just a first impression of them that's fine.</w:t>
      </w:r>
    </w:p>
  </w:comment>
  <w:comment w:author="Corinna Turner" w:id="2" w:date="2026-04-17T18:28:49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much better. It's good to see them making a plan, and it makes more sense that they do. Also makes it clear how much they care about each other.</w:t>
      </w:r>
    </w:p>
  </w:comment>
  <w:comment w:author="Corinna Turner" w:id="6" w:date="2026-04-17T18:31:50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yep.</w:t>
      </w:r>
    </w:p>
  </w:comment>
  <w:comment w:author="Naomi Neenan" w:id="28" w:date="2026-04-16T15:36:3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yeah I can really see now how this is a punishment. Most people would probably get tired of surviving and just get killed over and over again</w:t>
      </w:r>
    </w:p>
  </w:comment>
  <w:comment w:author="Corinna Turner" w:id="30" w:date="2026-04-17T18:54:43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there's a reason why they used flint.</w:t>
      </w:r>
    </w:p>
  </w:comment>
  <w:comment w:author="Corinna Turner" w:id="17" w:date="2026-04-17T18:47:21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worlds did you say there were?</w:t>
      </w:r>
    </w:p>
  </w:comment>
  <w:comment w:author="Mary Elizabeth Hayes" w:id="18" w:date="2026-04-18T14:58:47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Eight, so obviously this has something to do with the worlds</w:t>
      </w:r>
    </w:p>
  </w:comment>
  <w:comment w:author="Corinna Turner" w:id="8" w:date="2026-04-17T18:32:28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literally one of the three most important things in his life?</w:t>
      </w:r>
    </w:p>
  </w:comment>
  <w:comment w:author="Naomi Neenan" w:id="14" w:date="2026-04-16T15:29:13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love this line lol</w:t>
      </w:r>
    </w:p>
  </w:comment>
  <w:comment w:author="Corinna Turner" w:id="1" w:date="2026-04-17T18:27:03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they don't die in any of the transmitted worlds, though?</w:t>
      </w:r>
    </w:p>
  </w:comment>
  <w:comment w:author="Corinna Turner" w:id="21" w:date="2026-04-17T18:49:51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he literally has nothing to carry them in, they're too heavy, or in some weird computer-game way they keep blinking out of his hands and staying behind?</w:t>
      </w:r>
    </w:p>
  </w:comment>
  <w:comment w:author="Naomi Neenan" w:id="12" w:date="2026-04-16T15:28:19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Giant enemy crab!</w:t>
      </w:r>
    </w:p>
  </w:comment>
  <w:comment w:author="Mary Elizabeth Hayes" w:id="33" w:date="2026-04-18T15:06:37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quite grammatically correct with the rest of the sentence. Maybe "James had found, through his many, many deaths, the difference..."</w:t>
      </w:r>
    </w:p>
  </w:comment>
  <w:comment w:author="Naomi Neenan" w:id="4" w:date="2026-04-16T15:23:02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it sound like the moss is bored. Maybe: ‘but then he got bored and moved on?’</w:t>
      </w:r>
    </w:p>
  </w:comment>
  <w:comment w:author="Corinna Turner" w:id="5" w:date="2026-04-17T18:29:56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it reads like bored moss.</w:t>
      </w:r>
    </w:p>
  </w:comment>
  <w:comment w:author="Naomi Neenan" w:id="3" w:date="2026-04-16T15:21:54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Pounding? Intense?</w:t>
      </w:r>
    </w:p>
  </w:comment>
  <w:comment w:author="Naomi Neenan" w:id="15" w:date="2026-04-16T15:29:26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before, maybe swap?</w:t>
      </w:r>
    </w:p>
  </w:comment>
  <w:comment w:author="Naomi Neenan" w:id="7" w:date="2026-04-16T15:24:29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repetition, so maybe ‘He would never be able to play another game or watch another show on his comm.’ And the next line maybe: ‘and he might never see Stella again either?’</w:t>
      </w:r>
    </w:p>
  </w:comment>
  <w:comment w:author="Corinna Turner" w:id="25" w:date="2026-04-17T18:53:12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reminds me of a short story I wrote about purgatory, LOL.</w:t>
      </w:r>
    </w:p>
  </w:comment>
  <w:comment w:author="Mary Elizabeth Hayes" w:id="26" w:date="2026-04-18T15:03:03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simply surviving for a day is so tough, no wonder nobody's gotten out.</w:t>
      </w:r>
    </w:p>
  </w:comment>
  <w:comment w:author="Corinna Turner" w:id="9" w:date="2026-04-17T18:44:23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upon brushing his nose' or 'but as he brushed his nose'?</w:t>
      </w:r>
    </w:p>
  </w:comment>
  <w:comment w:author="Corinna Turner" w:id="10" w:date="2026-04-17T18:44:54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even recognise any of them'</w:t>
      </w:r>
    </w:p>
  </w:comment>
  <w:comment w:author="Corinna Turner" w:id="11" w:date="2026-04-18T06:57:01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in American.</w:t>
      </w:r>
    </w:p>
  </w:comment>
  <w:comment w:author="Naomi Neenan" w:id="23" w:date="2026-04-16T15:35:12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keep his inventory?</w:t>
      </w:r>
    </w:p>
  </w:comment>
  <w:comment w:author="Corinna Turner" w:id="24" w:date="2026-04-17T18:52:29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I'm wondering.</w:t>
      </w:r>
    </w:p>
  </w:comment>
  <w:comment w:author="Mary Elizabeth Hayes" w:id="29" w:date="2026-04-18T15:04:19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nab?</w:t>
      </w:r>
    </w:p>
  </w:comment>
  <w:comment w:author="Naomi Neenan" w:id="20" w:date="2026-04-16T15:32:34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seconds be better? Or did it really take that long? If so, ouch…</w:t>
      </w:r>
    </w:p>
  </w:comment>
  <w:comment w:author="Corinna Turner" w:id="38" w:date="2026-04-17T18:57:54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us his feelings?</w:t>
      </w:r>
    </w:p>
  </w:comment>
  <w:comment w:author="Naomi Neenan" w:id="37" w:date="2026-04-16T15:41:2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2026-04-17 18:57 PM</w:t>
      </w:r>
    </w:p>
  </w:comment>
  <w:comment w:author="Corinna Turner" w:id="36" w:date="2026-04-17T18:57:13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 really long bone?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