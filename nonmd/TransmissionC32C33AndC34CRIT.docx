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(Athena Perl): A Perfect who has been Transmitted, secretly posing as an Unwanted so horrible things don’t happen to her. She knows a lot about the Tower of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26: They’ve killed the Guardian, and worldclimbed! But Fred is too badly injured to continue, and after seeing the Surface for himself, throws away his Phoenix Sword and dies. Tension begins building in the party.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better drops, and thus gave Lucky “luck.” The black tree spawns monsters, and they have to burn the right kind of logs to prevent them from spawning. The party accepts her, and tension dissipates… sort of.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29: Lucky explains the strange magic system of the Tower of Worlds: to cast a spell requires the chants found on the scrolls, magical capacity given by the “Magic” (Crane) stat, and magical color. This color shines from the stars at certain intervals, and can be also radiated by some items and monsters, as well as temporarily by burning a scroll. Their discussion is interrupted by coming across an allegedly friendly patrol.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30: Though trickery, they ambush and kill the patrol, 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but James knew were Slavers all along. They head their way, only to be attacked by monsters during the night—it turns out their actions have jacked up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high that now they’re in constant danger of monsters spawning, even with Lucky’s special logs.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strangely Lucky</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psyched about going there.</w:t>
      </w:r>
    </w:p>
    <w:bookmarkStart w:colFirst="0" w:colLast="0" w:name="ljfjpnfp1yhy" w:id="0"/>
    <w:bookmarkEnd w:id="0"/>
    <w:p w:rsidR="00000000" w:rsidDel="00000000" w:rsidP="00000000" w:rsidRDefault="00000000" w:rsidRPr="00000000" w14:paraId="0000002A">
      <w:pPr>
        <w:pStyle w:val="Heading2"/>
        <w:rPr/>
      </w:pPr>
      <w:r w:rsidDel="00000000" w:rsidR="00000000" w:rsidRPr="00000000">
        <w:rPr>
          <w:rtl w:val="0"/>
        </w:rPr>
        <w:t xml:space="preserve">Stats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set off the next day, after getting their ID cards. Without the ability to take pictures, the cards just had their descriptions, but it would still likely be enough, James mused. As long as no one wanted to see under Lucky’s bonnet.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road to Northwood City was not long, and thankfully it was still heavily forested. Due to the need to keep the fires burning, most cities were near natural or artificial forests. James still noticed that the road they travelled had large patches of stumps along both sides—travelers wanting safety, or at least what they thought would bring them safety.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find one of Lucky’s special trees, they had to go significantly off the path—but no one wanted a nasty surprise overnight.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“Hey, Lucky,” James asked that night. “How do you shrink your karma trees?”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was staring into the flames, as if looking at things only she could see. “You don’t,” she said after a pause. “The destiny trees just shrink over time</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wait,” James said. “We’re just stuck with high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until it cools down?”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make the rules here,” Lucky snapped.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let’s calm down,” Ralph said, and the tension dissipated ever so slightly. “We’ll just have to live with the facts as they are.”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mumbled.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you know if we’re still over the threshold?” Violet asked.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look at our trees,” Lucky said.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if James knew the karma or whatever-the-nurck the creators of this place called it decayed over time, he could have sworn his trees hadn’t shrunk at all, not even a twig.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still over the spawning threshhold,” Lucky said. “I do have a spell that increases the threshold, but I have a limited number of blue scrolls to power it. The right stars aren’t shining.”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stars were shining, why didn’t you use it?” James asked.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did. I just didn’t tell any of you.” She looked around at them, and James could see the twitch of fear in her.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burn a scroll,” Ralph suggested. “We can always buy more.”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obediently took out a scroll—James couldn’t tell it from any other—and tossed it into the fire. It blazed blue for a moment.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Oru Aru Ali Paru Paru Pari,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chanted. Nothing seemed to change, but she added. “We should be safe, now.”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wondered what language she spoke, since it didn’t seem like any he’d ever heard. But the Perfects did censor a lot about the past. “Night, all,” he said, and lay down on his sleeping roll.</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monsters attacked during the night. The next morning, they went on their way, and by the trail markers, they’d reach Northwood City the same day.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walked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 </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close to Lucky. She looked up at him—James realized that after all he had said about Perfects, she might never fully trust him. If she ever fully trusted anyone anymore. “Hey, you said the magic stat is called Crane?”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Let me teach you all the paragon-animals, so you know what the stats do,” she suggested, as if a peace offering.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gathered around her.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top, the first stat is Lion, mislabeled Strength A, the stat trained by courage and charging into battle. It increases your ability to attack.</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second stat is Gorilla, mislabeled Strength B, trained by enduring heavy exercise or injuries. It helps 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heavy exercise or withstand injuries.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third stat, mislabeled magic, is Crane, trained by doing magic, which both increases the power of magic and the amount you can 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fourth stat, mislabeled Speed, is an animal we’re not sure about, but we believe it is some kind of fast-running hare or bird. We call it </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Runner</w:t>
      </w:r>
      <w:ins w:author="Naomi Neenan" w:id="0" w:date="2026-07-16T21:00:29Z">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increased by walking, especially running, and makes you move faster.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 fifth stat, mislabeled Trickery, is another animal we’re unsure about, possibly a spider or snake. Whatever it was, it was an ambush predator, so we call it Ambush. It’s trained by either surviving or initiating ambushes, and helps you with either of those things.”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wait, ‘Trickery’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Ambush?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asked</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on Earth does it get trained? How can the system tell?”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is a lot smarter than we give it credit for.”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Meanwhile, James looked at his stats with new knowledge.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Lion: 24+5</w:t>
        <w:br w:type="textWrapping"/>
        <w:t xml:space="preserve">Gorilla: 32+1</w:t>
        <w:br w:type="textWrapping"/>
        <w:t xml:space="preserve">Crane: 1</w:t>
        <w:br w:type="textWrapping"/>
        <w:t xml:space="preserve">Speed: 16+6</w:t>
        <w:br w:type="textWrapping"/>
        <w:t xml:space="preserve">Ambush: 8+1</w:t>
        <w:br w:type="textWrapp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0%</w:t>
        <w:br w:type="textWrapping"/>
        <w:t xml:space="preserve">Wounds: 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“Huh, so that time we ambushed the slavers really did increase our Ambush,” James asked.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how does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pleaded. “It’s not like the system could help us trick them, could it?”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shrugged. “We don’t know if the system can affect or read from our nervous systems. The problem is, how could we test it? To have a real ambush, the people you’re ambushing can’t be letting themselves be ambushed as a test.”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tested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Jamesa asked.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tried. Why?” Lucky asked.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you didn’t just learn from the manual?”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shrugged again. “I don’t know, and I don’t want to talk about this any more.”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enough,” Ralph said.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walked on in awkward silence. James realized he didn’t know why Lucky was suddenly sharing all this with them. Or why she suddenly wanted to stop. He’d assumed it was because she was afraid they’d turn on her if she didn’t… but why? She had to know by now they wouldn’t try to hurt her.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maybe the wounds of people who had were deep enough that she</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never truly trust them.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decided he would have to back off a little. Let Lucky talk when she was ready. Not now, apparently. He had just been curious.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why was the question of a manual so sensitive?</w:t>
      </w:r>
    </w:p>
    <w:bookmarkStart w:colFirst="0" w:colLast="0" w:name="6ilg3fbz856d" w:id="1"/>
    <w:bookmarkEnd w:id="1"/>
    <w:p w:rsidR="00000000" w:rsidDel="00000000" w:rsidP="00000000" w:rsidRDefault="00000000" w:rsidRPr="00000000" w14:paraId="00000059">
      <w:pPr>
        <w:pStyle w:val="Heading2"/>
        <w:rPr/>
      </w:pPr>
      <w:r w:rsidDel="00000000" w:rsidR="00000000" w:rsidRPr="00000000">
        <w:rPr>
          <w:rtl w:val="0"/>
        </w:rPr>
        <w:t xml:space="preserve">Machinery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arrived in Northwood City just before nightfall. As they had been told, their IDs were welcome there, and the guards hurried them in before they closed the portcullis for the night.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fire pits everywhere acted as </w:t>
      </w:r>
      <w:commentRangeStart w:id="6"/>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kinds of streetlights</w:t>
      </w:r>
      <w:commentRangeEnd w:id="6"/>
      <w:r w:rsidDel="00000000" w:rsidR="00000000" w:rsidRPr="00000000">
        <w:commentReference w:id="6"/>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illuminating the darkened streets as they looked for a inn.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keep monsters away, b</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ut they weren’t Lucky’s special logs. “Hey, Lucky,” James whispered. “Are we really safe from monsters in town?”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“Probably not. They’re not dealing with spawns because monsters can only spawn in sufficient darkness, but outside the walls, they’d be free to spawn and try to attack the walls. Or they may be burning some incense logs by accident. Or their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hamartia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low enough a regular fire will keep them at bay. Ours isn’t.”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what to add to that.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found an inn, and Lucky managed to bargain with the innkeeper with some materials rare even on the Surface. They all shared a room, and Lucky ended up on</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watch they mutually agreed to set.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woke up the next morning to </w:t>
      </w:r>
      <w:ins w:author="Naomi Neenan" w:id="1" w:date="2026-07-16T22:45:15Z">
        <w:r w:rsidDel="00000000" w:rsidR="00000000" w:rsidRPr="00000000">
          <w:rPr>
            <w:rtl w:val="0"/>
            <w:rPrChange w:author="Naomi Neenan" w:id="2" w:date="2026-07-16T22:45:1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find</w:t>
        </w:r>
      </w:ins>
      <w:del w:author="Naomi Neenan" w:id="1" w:date="2026-07-16T22:45:15Z">
        <w:r w:rsidDel="00000000" w:rsidR="00000000" w:rsidRPr="00000000">
          <w:rPr>
            <w:rtl w:val="0"/>
            <w:rPrChange w:author="Naomi Neenan" w:id="2" w:date="2026-07-16T22:45:15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found</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had, for the first time in he-didn’t-know-how-long he had a decent sleep</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else was already down at the table eating. Lucky passed him an untouched plate of bread. “Thanks,” he said.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for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she whispered.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strange, but bit into the bread to find it actually tasted really good.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we were saying we need to find better gear,” Ralph said. “They do have rooms in certain hills, like in the Underneath, but that’s rare. Most of the good stuff comes from either monster drops or resource nodes. We might find jobs as low-level guards for a caravan to a mining outpost, or even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outpost.”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we were wondering what you were going to do,” Violet added.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mean?” James asked.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you going to stay around here? Or keep searching for your girlfriend?”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how to answer that.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still have some rare materials,” Ralph said. “We can take a bit of a break as we figure out what to do next.”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Lucky mumbled.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wrong?” Violet asked.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“Nothing I want to talk about here.”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Violet said.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about we go looking around for jobs?” Ralph suggested. “We should be safe in a settlement this size, and if we get split up, we’ll agree to meet up back here.”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“Sounds good,” James said.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in favor?”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raised their hands.</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went down the streets, finding himself strangely lonely without his party. But in truth,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could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stay with them? He needed to find Stella, but if Stella wasn’t already on the Surface, it meant he had to stay behind.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Stella was more important. They all would sincerely understand that. And maybe the party would have less tension if he didn’t keep accidentally setting off Lucky.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accosting some other Transmitted, he found his way to the squat building where they tried to reconnect people. Stepping through the wooden doors, he saw rows and rows and rows of filing cabinets. He didn’t know if that was a good sign or a bad sign. No line, so he just went up to </w:t>
      </w:r>
      <w:ins w:author="Naomi Neenan" w:id="3" w:date="2026-07-16T22:47:3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clerk. “Hey, I’m looking for someone.”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fill out this form,” she said, and pulled out what appeared to be a form reproduced by printing press. “Then come back each week.”</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you mean ‘each week?’” James asked, his stomach sinking.</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clerk gestured around. “We have a lot of people looking for others. It will take some time to search through our records. But please, fill it out. Perhaps the person you’re looking for is already looking for</w:t>
      </w:r>
      <w:ins w:author="Naomi Neenan" w:id="4" w:date="2026-07-16T22:47:5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was a comforting thought. He quickly filled out the form.</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back on the streets of Northwood City, he realized he was in the same boat. Unless he would come back every week between caravan trips or whatever the rest of the party wanted to do, he’d have to leave them.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passed by a large banner in front of a huge smoothstone building that rumbled from the inside: “Now hiring—Worldclimbers welcome!” He shrugged to himself and stepped inside.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hen covered his eyes</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must have been one of the factories that everyone had talked about: rows upon rows of multistory machines crushed rocks, cast ingots, and stamped plates into sword blades, among the tasks he could even recognize. A boss-looking man in what came the closest to business causal in the Tower of Worlds came up to him with a gleam in </w:t>
      </w: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w:t>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eye. “Welcome! Looking for a job?”</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“Erm, potentially?”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boss’s gleam spread to his smile, as if James had already agreed. “Let me show you around this place.”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 only marvel at the scale of the place, as well as try to resist the pounding noise when the boss insisted on showing up the machinery. They made both finished products and raw ingots, depending on what orders they had gotten. Right now it was a mix of enchanted blades and those ingots. “Enchanted?” James yelled.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enchanted!”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Apparently the creators of the Tower of Worlds had different opinions on how metallurgy worked, for the machines sometimes purified, infused, or enchanted the materials they processed. James had briefly worked in one of the steelworks on Earth, so he knew that even the parts of this process that vaguely resembled real ones still were bizarrely different.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boss took it in stride. “I know, how does shoving a</w:t>
      </w:r>
      <w:ins w:author="Naomi Neenan" w:id="5" w:date="2026-07-16T22:49:1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item through a machine make it enchanted? Beats me, but we can use it.”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good is it afterwards?”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“Probably enough to one-shot anything in the Underneath!”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if it was a boast, but quite possibly not. There was just no way to go back down with these weapons. As they continued to travel through the factory into blissfully more quiet areas, James wondered if it would be a bad life to stop here and wait for Stella. He was good with machines, and even if these machines had little to do with the real world, they still were machines.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machine shop,” The boss stopped on a platform overlooking a mess of parts and smaller machines. “We build and repair the machines here.”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walked to the edge of the platform and looked at the workshop below to see a mix of Workers, Thinkers, and even a Watcher working away at machines. Then his jaw hit the floor.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4q8k27l8namg" w:id="2"/>
    <w:bookmarkEnd w:id="2"/>
    <w:p w:rsidR="00000000" w:rsidDel="00000000" w:rsidP="00000000" w:rsidRDefault="00000000" w:rsidRPr="00000000" w14:paraId="00000089">
      <w:pPr>
        <w:pStyle w:val="Heading2"/>
        <w:rPr/>
      </w:pPr>
      <w:r w:rsidDel="00000000" w:rsidR="00000000" w:rsidRPr="00000000">
        <w:rPr>
          <w:rtl w:val="0"/>
        </w:rPr>
        <w:t xml:space="preserve">Stella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Thinker looked up from her blueprint, saw James, and dropped everything to run the stairs to him. She crushed him in a hug. “James! I had thought—I had thought—”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James said, squeezing her back. “I had wondered myself if I’d make it.”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“My shift ends in an hour—here, let me show you what we’ve been working 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 only imagine the boss cackling with glee now that he had a new employee, but James didn’t care. He had found Stella!</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Afterwards, they went to her apartment. Northwood City had around twenty thousand people, so without enough room behind the walls for an individual house for everyone, most people lived in honest-to-nurck apartment buildings. Stella’s was carefully maintained, with a choice few decorations.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been saving up,” she told him. “They needed someone like me who can not only understand how the machines work, but how to combine them in unique ways to do what they want done. This world seems to have slightly different physics, but I’ve even found tricks the boss doesn’t know. Once I get enough…” she stopped. “We… We can be together. Share a house. Share… our lives.”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about the old customs,” James said. “But I’m pretty sure the guy is supposed to propose.”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do it already!” she smiled.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Cobol, will you marry </w:t>
      </w:r>
      <w:commentRangeStart w:id="14"/>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“Absolutely.”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kissed, long and hard.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need to introduce you to my party,” James said. “That’s how I got up here so fast.”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got lucky with a Trog Tribe,” Stella said. “Wasn’t a huge amount left after we killed the Guardian, but we made a sizable party for navigating the Surface. Then we stopped at this city and I decided to wait for you.”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Labyrinth fight is scaled to the number of attackers,” James said.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Stella asked. “How would you know that?”</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“Long story,” James said. Yes, he would miss the rest of his party. But he had all he wanted here. “Our party is really,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It’s complicated. Let me introduce you to them.”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raised an eyebrow. “You still want to worldclimb?”</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shook his head. “Not if you’re happy here. But I want to at least tell them goodbye.”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“Fair,” she kissed him on the cheek, and he felt lightheaded. “Let’s go meet them.”</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swapped stories all the way back to the inn. Stella had found a niche as a crafter in her Tribe, but had seen her share of combat. She’d also been through the opening death loop, but didn’t want to talk about it. That was fair—James didn’t want to remember that time, either.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found the rest of his party—his soon to be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party, he realized with a pang—enjoying supper. Only Lucky was missing. “Oh, hello—James! Who’s that with you?” Ralph asked.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Stella,” James said. “She’s the girl I got Transmitted over.”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clapped. “I’m so happy for you! She’s coming with us?”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staying,” James and Stella said at the same time.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came back with a platter of drinks. She set them down and looked at James.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this is Stella,” James said </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 happiness</w:t>
      </w:r>
      <w:commentRangeEnd w:id="16"/>
      <w:r w:rsidDel="00000000" w:rsidR="00000000" w:rsidRPr="00000000">
        <w:commentReference w:id="1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Lucky’s eyes went completely wide.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“Come with me,” she said in an unsteady whisper. “All of you.”</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“Follow me!”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left their food </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followed her outside to an alleyway. “Lucky, what the nurck?” James asked.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pulled James and Stella down and said, firmly, with a note of seriousness and fear in her voice</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of you are in grave danger.”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6" w:date="2026-07-16T22:52:06Z"/>
          <w:i w:val="1"/>
          <w:iCs w:val="1"/>
          <w:color w:val="0000ff"/>
        </w:rPr>
      </w:pPr>
      <w:r w:rsidDel="00000000" w:rsidR="00000000" w:rsidRPr="00000000">
        <w:rPr>
          <w:color w:val="0000ff"/>
          <w:rtl w:val="0"/>
        </w:rPr>
        <w:t xml:space="preserve">MPS: I am a little concerned the last chapter is too short, but if it works, it works. DUN DUN </w:t>
      </w:r>
      <w:r w:rsidDel="00000000" w:rsidR="00000000" w:rsidRPr="00000000">
        <w:rPr>
          <w:i w:val="1"/>
          <w:iCs w:val="1"/>
          <w:color w:val="0000ff"/>
          <w:rtl w:val="0"/>
        </w:rPr>
        <w:t xml:space="preserve">DUN!</w:t>
      </w:r>
      <w:ins w:author="Naomi Neenan" w:id="6" w:date="2026-07-16T22:52:06Z">
        <w:r w:rsidDel="00000000" w:rsidR="00000000" w:rsidRPr="00000000">
          <w:rPr>
            <w:rtl w:val="0"/>
          </w:rPr>
        </w:r>
      </w:ins>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6" w:date="2026-07-16T22:52:06Z"/>
          <w:i w:val="1"/>
          <w:iCs w:val="1"/>
          <w:color w:val="0000ff"/>
        </w:rPr>
      </w:pPr>
      <w:ins w:author="Naomi Neenan" w:id="6" w:date="2026-07-16T22:52:06Z">
        <w:r w:rsidDel="00000000" w:rsidR="00000000" w:rsidRPr="00000000">
          <w:rPr>
            <w:rtl w:val="0"/>
          </w:rPr>
        </w:r>
      </w:ins>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8" w:date="2026-07-17T11:17:06Z"/>
          <w:color w:val="007174"/>
          <w:rPrChange w:author="Naomi Neenan" w:id="7" w:date="2026-07-16T22:52:06Z">
            <w:rPr>
              <w:i w:val="1"/>
              <w:iCs w:val="1"/>
              <w:color w:val="0000ff"/>
            </w:rPr>
          </w:rPrChange>
        </w:rPr>
      </w:pPr>
      <w:ins w:author="Naomi Neenan" w:id="6" w:date="2026-07-16T22:52:06Z">
        <w:r w:rsidDel="00000000" w:rsidR="00000000" w:rsidRPr="00000000">
          <w:rPr>
            <w:color w:val="007174"/>
            <w:rtl w:val="0"/>
            <w:rPrChange w:author="Naomi Neenan" w:id="7" w:date="2026-07-16T22:52:06Z">
              <w:rPr>
                <w:i w:val="1"/>
                <w:iCs w:val="1"/>
                <w:color w:val="0000ff"/>
              </w:rPr>
            </w:rPrChange>
          </w:rPr>
          <w:t xml:space="preserve">NN: Great work this week, and that is a serious cliffhanger! Nothing to note, and all flowed well. As always, I loved hearing more about the system, and now I’m really wondering more about what got Lucky so worked up about the manual, and what the remaining two animals for speed and trickery are. I’m also super happy James found Stella, but now what? Did whoever made the Tower of Worlds not want people </w:t>
        </w:r>
        <w:r w:rsidDel="00000000" w:rsidR="00000000" w:rsidRPr="00000000">
          <w:rPr>
            <w:color w:val="007174"/>
            <w:rtl w:val="0"/>
            <w:rPrChange w:author="Naomi Neenan" w:id="7" w:date="2026-07-16T22:52:06Z">
              <w:rPr>
                <w:i w:val="1"/>
                <w:iCs w:val="1"/>
                <w:color w:val="0000ff"/>
              </w:rPr>
            </w:rPrChange>
          </w:rPr>
          <w:t xml:space="preserve">reuniting</w:t>
        </w:r>
        <w:r w:rsidDel="00000000" w:rsidR="00000000" w:rsidRPr="00000000">
          <w:rPr>
            <w:color w:val="007174"/>
            <w:rtl w:val="0"/>
            <w:rPrChange w:author="Naomi Neenan" w:id="7" w:date="2026-07-16T22:52:06Z">
              <w:rPr>
                <w:i w:val="1"/>
                <w:iCs w:val="1"/>
                <w:color w:val="0000ff"/>
              </w:rPr>
            </w:rPrChange>
          </w:rPr>
          <w:t xml:space="preserve">? Hopefully this means James and Stella will get to stick with the party and keep worldclimbing! But awesome job, and I’m looking forward to more!</w:t>
        </w:r>
      </w:ins>
      <w:ins w:author="Corinna Turner" w:id="8" w:date="2026-07-17T11:17:06Z">
        <w:r w:rsidDel="00000000" w:rsidR="00000000" w:rsidRPr="00000000">
          <w:rPr>
            <w:rtl w:val="0"/>
          </w:rPr>
        </w:r>
      </w:ins>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8" w:date="2026-07-17T11:17:06Z"/>
          <w:color w:val="007174"/>
          <w:rPrChange w:author="Naomi Neenan" w:id="7" w:date="2026-07-16T22:52:06Z">
            <w:rPr>
              <w:i w:val="1"/>
              <w:iCs w:val="1"/>
              <w:color w:val="0000ff"/>
            </w:rPr>
          </w:rPrChange>
        </w:rPr>
      </w:pPr>
      <w:ins w:author="Corinna Turner" w:id="8" w:date="2026-07-17T11:17:06Z">
        <w:r w:rsidDel="00000000" w:rsidR="00000000" w:rsidRPr="00000000">
          <w:rPr>
            <w:rtl w:val="0"/>
          </w:rPr>
        </w:r>
      </w:ins>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9" w:date="2026-07-18T15:21:25Z"/>
          <w:color w:val="007174"/>
          <w:rPrChange w:author="Naomi Neenan" w:id="7" w:date="2026-07-16T22:52:06Z">
            <w:rPr>
              <w:i w:val="1"/>
              <w:iCs w:val="1"/>
              <w:color w:val="0000ff"/>
            </w:rPr>
          </w:rPrChange>
        </w:rPr>
      </w:pPr>
      <w:ins w:author="Corinna Turner" w:id="8" w:date="2026-07-17T11:17:06Z">
        <w:r w:rsidDel="00000000" w:rsidR="00000000" w:rsidRPr="00000000">
          <w:rPr>
            <w:color w:val="007174"/>
            <w:rtl w:val="0"/>
            <w:rPrChange w:author="Naomi Neenan" w:id="7" w:date="2026-07-16T22:52:06Z">
              <w:rPr>
                <w:i w:val="1"/>
                <w:iCs w:val="1"/>
                <w:color w:val="0000ff"/>
              </w:rPr>
            </w:rPrChange>
          </w:rPr>
          <w:t xml:space="preserve">CT: I thought these were good chapters. As soon as James found Stella I was waiting for something to go wrong, and sure enough, cliffhanger! Looking forward to more.</w:t>
        </w:r>
      </w:ins>
      <w:ins w:author="Dylan" w:id="9" w:date="2026-07-18T15:21:25Z">
        <w:r w:rsidDel="00000000" w:rsidR="00000000" w:rsidRPr="00000000">
          <w:rPr>
            <w:rtl w:val="0"/>
          </w:rPr>
        </w:r>
      </w:ins>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9" w:date="2026-07-18T15:21:25Z"/>
          <w:color w:val="007174"/>
          <w:rPrChange w:author="Naomi Neenan" w:id="7" w:date="2026-07-16T22:52:06Z">
            <w:rPr>
              <w:i w:val="1"/>
              <w:iCs w:val="1"/>
              <w:color w:val="0000ff"/>
            </w:rPr>
          </w:rPrChange>
        </w:rPr>
      </w:pPr>
      <w:ins w:author="Dylan" w:id="9" w:date="2026-07-18T15:21:25Z">
        <w:r w:rsidDel="00000000" w:rsidR="00000000" w:rsidRPr="00000000">
          <w:rPr>
            <w:rtl w:val="0"/>
          </w:rPr>
        </w:r>
      </w:ins>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9" w:date="2026-07-18T15:21:25Z"/>
          <w:color w:val="007174"/>
          <w:rPrChange w:author="Naomi Neenan" w:id="7" w:date="2026-07-16T22:52:06Z">
            <w:rPr>
              <w:i w:val="1"/>
              <w:iCs w:val="1"/>
              <w:color w:val="0000ff"/>
            </w:rPr>
          </w:rPrChange>
        </w:rPr>
      </w:pPr>
      <w:ins w:author="Dylan" w:id="9" w:date="2026-07-18T15:21:25Z">
        <w:r w:rsidDel="00000000" w:rsidR="00000000" w:rsidRPr="00000000">
          <w:rPr>
            <w:color w:val="007174"/>
            <w:rtl w:val="0"/>
            <w:rPrChange w:author="Naomi Neenan" w:id="7" w:date="2026-07-16T22:52:06Z">
              <w:rPr>
                <w:i w:val="1"/>
                <w:iCs w:val="1"/>
                <w:color w:val="0000ff"/>
              </w:rPr>
            </w:rPrChange>
          </w:rPr>
          <w:t xml:space="preserve">DS: Whew! New information and a familiar face! I have a lot of suspicions on people blaring in my mind, but I guess that’s just what I’ll have to deal with until we get some full answers! I did not expect the system to be so different in stats than what they had initially expected (though, names and titles are unique to whichever game/language they go to, so having animals being the stat titles isn’t the worst thing!). I’ll be honest, I’ve been extremely on edge as James is wandering around alone. I know this is in a town, but still, you never know who’s in there! Even after finding Stella, I was expecting her to say “James get out while you can!” lol. The chapter does seem a little short, but I don’t know what more you’d want to add (and who’s to say short but punchy chapters aren’t any good!), so as long as you’ve gotten eveything that you want to say in and you’re satisfied by it, the chapter is good as is!</w:t>
        </w:r>
      </w:ins>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9" w:date="2026-07-18T15:21:25Z"/>
          <w:color w:val="007174"/>
          <w:rPrChange w:author="Naomi Neenan" w:id="7" w:date="2026-07-16T22:52:06Z">
            <w:rPr>
              <w:i w:val="1"/>
              <w:iCs w:val="1"/>
              <w:color w:val="0000ff"/>
            </w:rPr>
          </w:rPrChange>
        </w:rPr>
      </w:pPr>
      <w:ins w:author="Dylan" w:id="9" w:date="2026-07-18T15:21:25Z">
        <w:r w:rsidDel="00000000" w:rsidR="00000000" w:rsidRPr="00000000">
          <w:rPr>
            <w:color w:val="007174"/>
            <w:rtl w:val="0"/>
            <w:rPrChange w:author="Naomi Neenan" w:id="7" w:date="2026-07-16T22:52:06Z">
              <w:rPr>
                <w:i w:val="1"/>
                <w:iCs w:val="1"/>
                <w:color w:val="0000ff"/>
              </w:rPr>
            </w:rPrChange>
          </w:rPr>
          <w:t xml:space="preserve">Looking forward to what Lucky’s warning them about– more threats hiding on every corner! Hopefully Stella decides to worldclimb with them and they get to the end to see the final level! Nicely done this week!</w:t>
        </w:r>
      </w:ins>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9" w:date="2026-07-18T15:21:25Z"/>
          <w:color w:val="007174"/>
          <w:rPrChange w:author="Naomi Neenan" w:id="7" w:date="2026-07-16T22:52:06Z">
            <w:rPr>
              <w:i w:val="1"/>
              <w:iCs w:val="1"/>
              <w:color w:val="0000ff"/>
            </w:rPr>
          </w:rPrChange>
        </w:rPr>
      </w:pPr>
      <w:ins w:author="Dylan" w:id="9" w:date="2026-07-18T15:21:25Z">
        <w:r w:rsidDel="00000000" w:rsidR="00000000" w:rsidRPr="00000000">
          <w:rPr>
            <w:rtl w:val="0"/>
          </w:rPr>
        </w:r>
      </w:ins>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11" w:date="2026-07-18T15:23:32Z">
            <w:rPr>
              <w:i w:val="1"/>
              <w:iCs w:val="1"/>
              <w:color w:val="0000ff"/>
            </w:rPr>
          </w:rPrChange>
        </w:rPr>
      </w:pPr>
      <w:ins w:author="Mary Elizabeth Hayes" w:id="10" w:date="2026-07-18T15:23:32Z">
        <w:r w:rsidDel="00000000" w:rsidR="00000000" w:rsidRPr="00000000">
          <w:rPr>
            <w:color w:val="0000ff"/>
            <w:rtl w:val="0"/>
            <w:rPrChange w:author="Mary Elizabeth Hayes" w:id="11" w:date="2026-07-18T15:23:32Z">
              <w:rPr>
                <w:i w:val="1"/>
                <w:iCs w:val="1"/>
                <w:color w:val="0000ff"/>
              </w:rPr>
            </w:rPrChange>
          </w:rPr>
          <w:t xml:space="preserve">MBH: Wow, he actually found her! This was a great chapter! And now I have even more questions, as usual, lol. I don’t think it was too short, especially since the cliffhanger is the perfect place to end it. If you wanted a little more stuff in it, you could flesh out James and Stella’s first real conversation while on their way back to the inn. </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13" w:date="2026-07-17T11:11:0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w:t>
      </w:r>
    </w:p>
  </w:comment>
  <w:comment w:author="Corinna Turner" w:id="0" w:date="2026-07-17T11:02:45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strangely Lucky?</w:t>
      </w:r>
    </w:p>
  </w:comment>
  <w:comment w:author="Naomi Neenan" w:id="18" w:date="2026-07-16T22:52:59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comma?</w:t>
      </w:r>
    </w:p>
  </w:comment>
  <w:comment w:author="Naomi Neenan" w:id="9" w:date="2026-07-16T22:45:1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p>
  </w:comment>
  <w:comment w:author="Mary Elizabeth Hayes" w:id="8" w:date="2026-07-18T15:17:0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Fragment, maybe "The fires were to keep monsters away"</w:t>
      </w:r>
    </w:p>
  </w:comment>
  <w:comment w:author="Naomi Neenan" w:id="2" w:date="2026-07-16T20:59:53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in the next sentence so maybe 'James moved closer to Lucky' or 'James fell in step beside Lucky' or 'James walked closer to Lucky?'</w:t>
      </w:r>
    </w:p>
  </w:comment>
  <w:comment w:author="Corinna Turner" w:id="12" w:date="2026-07-17T11:09:4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w:t>
      </w:r>
    </w:p>
  </w:comment>
  <w:comment w:author="Corinna Turner" w:id="14" w:date="2026-07-17T11:12:34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t>
      </w:r>
    </w:p>
  </w:comment>
  <w:comment w:author="Mary Elizabeth Hayes" w:id="15" w:date="2026-07-18T15:21:42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Awww</w:t>
      </w:r>
    </w:p>
  </w:comment>
  <w:comment w:author="Dylan" w:id="4" w:date="2026-07-18T15:19:15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So opening the chests and trap-doors before did nothing for this? Also, I don't recall James ambushing anyone, so I can see why this doesn't get larger (before now). Though... it makes me wonder about those other guys who DID have larger Ambush...</w:t>
      </w:r>
    </w:p>
  </w:comment>
  <w:comment w:author="Naomi Neenan" w:id="5" w:date="2026-07-16T21:02:01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Would?</w:t>
      </w:r>
    </w:p>
  </w:comment>
  <w:comment w:author="Naomi Neenan" w:id="10" w:date="2026-07-16T22:46:06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woke up the next morning to find he had, for the first time in he-didn't-know-how-long, a decent sleep?'</w:t>
      </w:r>
    </w:p>
  </w:comment>
  <w:comment w:author="Naomi Neenan" w:id="6" w:date="2026-07-16T22:36:37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streetlights?'</w:t>
      </w:r>
    </w:p>
  </w:comment>
  <w:comment w:author="Corinna Turner" w:id="7" w:date="2026-07-17T11:06:50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Or 'much like streetlights' or 'were as good as streetlights'.</w:t>
      </w:r>
    </w:p>
  </w:comment>
  <w:comment w:author="Corinna Turner" w:id="16" w:date="2026-07-17T11:16:31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'happily'</w:t>
      </w:r>
    </w:p>
  </w:comment>
  <w:comment w:author="Naomi Neenan" w:id="17" w:date="2026-07-16T22:52:03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comment>
  <w:comment w:author="Corinna Turner" w:id="11" w:date="2026-07-17T11:09:26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w:t>
      </w:r>
    </w:p>
  </w:comment>
  <w:comment w:author="Dylan" w:id="3" w:date="2026-07-18T15:16:31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Meep Meep?</w:t>
      </w:r>
    </w:p>
  </w:comment>
  <w:comment w:author="Dylan" w:id="1" w:date="2026-07-18T15:14:2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Hmmm... Not to be suspicious, but I'm wondering if she's STILL not releasing all of the information...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