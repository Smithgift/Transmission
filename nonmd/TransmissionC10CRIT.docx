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I’ve gotten burned out on AWoGaF. I’ve been writing it since June 22, 2024, and I just don’t have the energy to keep going. I had been in denial, but when I prayed in Adoration, I just felt God gently tell me I was burned out. So for the moment, here’s a new project.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don’t know when I’ll get back to AWoGaF, and I realize I left at an awkward time, but it is what it is. Until then, here’s a different project.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have a bunch of ideas for it but not much written. I don’t have a blurb. I don’t even have a name yet. It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LitRPG, but beyond that, I don’t know. Discovery!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People you should know:</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Algol: Our hero, an ordinary Worker Transmitted to another world.</w:t>
        <w:br w:type="textWrapping"/>
        <w:t xml:space="preserve">Stella Cobol: James’s forbidden Thinker girlfriend who, last he heard, was also going to be transmitted.</w:t>
        <w:br w:type="textWrapping"/>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Dragon Trogdolyte Tribe: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Drake: an elite adventurer and party leader.</w:t>
        <w:br w:type="textWrapping"/>
        <w:t xml:space="preserve">Kate: A Thinker with Drake’s party.</w:t>
        <w:br w:type="textWrapping"/>
        <w:t xml:space="preserve">Gus: A large and thoughtful worker in Drake’s party.</w:t>
        <w:br w:type="textWrapping"/>
        <w:t xml:space="preserve">Boris: the quartermaster of the Dragon Trog Tribe.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story so far: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 James is tried for the grievous sin of slapping a Perfect in the face, after the Perfect had attempted to take Stella. He is sentenced to Transmission.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 We learn more about the world. Stella tells James that she’ll be Transmitted, too, but she learned something about the Destination. There are eight worlds to climb, but death sends you back to a random place on the first one. There’s also some strange system there, one that makes no sense. Also, the Perfects know something about the Destination that Stella can’t put into words.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first world is enormous, filled with millions of people. The two agree to meet up in the second world, so they can find each other.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 James heads to the Transmission center, where, strangely, the doctor rubs a very expensive nanobiotic healing solution on his arm. He attempts to escape, but they successfully Transmit him.</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4: James is Transmitted to a mysterious cave, where he discovers the world comes with no tutorial, and the interface is in a language he doesn’t recognize. A terrifying giant enemy crab appears and kills him immediately.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5: James respawns, and continues to explore the strange system. He discovers how to work his inventory, and realizes he might be able to craft a spear. After a battle with a snake, he discovers wounds don’t draw blood, but simply turn the injured body part red. In the process of exploring further creepy stuff, he is summarily murdered by a troll.</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6: After endless respawns, James considers giving up, but remembers Stella in a flashback. He experiments with crafting but finds he is not very good at it. But his improvised knife allows him to fill his “experience” meter in a battle with a snake, before he falls unconscious.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7: James wakes up to find he had died again, and lost everything. James is found by Drake and his party, who take him to the Dragon Trog Tribe. James learns he is a “newt”, or Newly Transmitted, and this world is known as the Underneath.</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8: James meets Boris, the quartermaster, and gets all sorts of rad gear as a member, although he is told that it’s on credit. He learns that the humans of the Underneath have formed more or less three groups: the nomadic Trog Tribes, who wander the Underneath, the Holds that stay in place and the Wanderers, small parties that travel from Hold to Hold.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also learns that what he wrongly believed to be an experience meter is actually a wound meter.</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9: James puts on the very strange clothing that seems to make no sense. He hangs out with Drake’s party, who tell him what they know of the system screens. One finger accesses a screen that allows enchantment, which sometimes causes curses instead. But the thumb-trees have no explanation, and theories abound about how to make them grow or shrink. However, they are the one thing that carries between death-resets.</w:t>
      </w:r>
    </w:p>
    <w:bookmarkStart w:colFirst="0" w:colLast="0" w:name="f6zmr5jzv7j" w:id="0"/>
    <w:bookmarkEnd w:id="0"/>
    <w:p w:rsidR="00000000" w:rsidDel="00000000" w:rsidP="00000000" w:rsidRDefault="00000000" w:rsidRPr="00000000" w14:paraId="00000014">
      <w:pPr>
        <w:pStyle w:val="Heading2"/>
        <w:rPr/>
      </w:pPr>
      <w:r w:rsidDel="00000000" w:rsidR="00000000" w:rsidRPr="00000000">
        <w:rPr>
          <w:rtl w:val="0"/>
        </w:rPr>
        <w:t xml:space="preserve">Training</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woke up, and briefly panicked. No. He hadn’t died, just slept as usual and woke up as usual. Or at least </w:t>
      </w:r>
      <w:commentRangeStart w:id="0"/>
      <w:commentRangeStart w:id="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usual was</w:t>
      </w:r>
      <w:commentRangeEnd w:id="0"/>
      <w:r w:rsidDel="00000000" w:rsidR="00000000" w:rsidRPr="00000000">
        <w:commentReference w:id="0"/>
      </w:r>
      <w:commentRangeEnd w:id="1"/>
      <w:r w:rsidDel="00000000" w:rsidR="00000000" w:rsidRPr="00000000">
        <w:commentReference w:id="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down in the Underneath. He got up, careful not to disturb his snoring bedmate, and headed out of the men’s dorm</w:t>
      </w:r>
      <w:ins w:author="Naomi Neenan" w:id="0" w:date="2026-04-30T19:06:22Z">
        <w:r w:rsidDel="00000000" w:rsidR="00000000" w:rsidRPr="00000000">
          <w:rPr>
            <w:rtl w:val="0"/>
            <w:rPrChange w:author="Naomi Neenan" w:id="1" w:date="2026-04-30T19:06:22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i</w:t>
        </w:r>
      </w:ins>
      <w:del w:author="Naomi Neenan" w:id="0" w:date="2026-04-30T19:06:22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a</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tory tent.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he looked around the camp, slowly </w:t>
      </w:r>
      <w:commentRangeStart w:id="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waking to life,</w:t>
      </w:r>
      <w:commentRangeEnd w:id="2"/>
      <w:r w:rsidDel="00000000" w:rsidR="00000000" w:rsidRPr="00000000">
        <w:commentReference w:id="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thought occurred to him: now what?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had been so busy trying to survive that the next step hadn’t really been in his mind. But now he had some basic safety, and even food, and…</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spotted Drake and the others forming up. James walked up to them. “Hey.”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“Hey,” Drake said. “Listen, I don’t have anything against you as a person, but you are a newt. We’re heading to lower reaches of the Underneath, where the average monster could kill you in seconds. You need to head to basic training at the very least, and then find a low-level party.”</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had to admit to himself that everything Drake said made sense. He was the equivalent of a level one noob, even if he had no idea if anything resembled ‘levels’ in the system here. “No problem,” James said. He gave a wave and headed off in search of basic training.</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one corner of the camp a kind of training arena had been built, where one baffled older Thinker lady was futilely trying to fend off her instructor’s assault. It mostly ended with her getting thumped.</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need to get better,” the instructor grunted as James approached the edge of the arena. “I don’t want to see you impaled on a needlecat because you can’t react fast enough.”</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 trying!” she pleaded.</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“Again!”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the other newt?” a Worker girl beside James asked suddenly.</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“Yeah,” James said. “James.”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“Amanda.”</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 last the instructor said</w:t>
      </w:r>
      <w:ins w:author="Naomi Neenan" w:id="2" w:date="2026-04-30T19:12:25Z">
        <w:r w:rsidDel="00000000" w:rsidR="00000000" w:rsidRPr="00000000">
          <w:rPr>
            <w:rtl w:val="0"/>
            <w:rPrChange w:author="Naomi Neenan" w:id="3" w:date="2026-04-30T19:12:25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w:t>
        </w:r>
      </w:ins>
      <w:del w:author="Naomi Neenan" w:id="2" w:date="2026-04-30T19:12:25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“Enough for today.” He turned to them. “You two! Come over here.”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approached. James was now close enough to see the instructor had a Watcher’s blue hair under his helmet. James froze for a moment. But no, if a Watcher had been Transmitted, he must have offended the Perfects in some fashion. He was safe.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either of you have any experience with martial arts or combat?” the instructor asked.</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Amanda said.</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got in a fistfight once,” James admitted.</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“Then we need to start with the basics,” the Watcher said. “Starting by the one basic rule of the Underneath: do whatever it takes to survive. Not ‘win the fight.’ Not ‘get the treasure.’ If you die everything you’ve worked for is lost. So don’t die.”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sir,” they said.</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“We’re going to start with learning to fall, because believe me, you’ll fall a lot.”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hard could this be? James wondered</w:t>
      </w:r>
      <w:commentRangeStart w:id="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it turned out, very hard. Without any other task to do, the two newts were constantly training.</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Whatever strange system </w:t>
      </w:r>
      <w:commentRangeStart w:id="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had replaced their circulatory system did not mean they got fatigued. J</w:t>
      </w:r>
      <w:commentRangeEnd w:id="4"/>
      <w:r w:rsidDel="00000000" w:rsidR="00000000" w:rsidRPr="00000000">
        <w:commentReference w:id="4"/>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ames wasn’t sure how, but it seemed these worlds ran on slightly different laws of physics.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got used to training. At mealtimes, he enjoyed the bluefruit stew, which thankfully did not seem to be digested—he just felt better and less hungry after eating it. The stuff was surprisingly delicious, especially with the bits of meat they added for flavor. He was also surprised to learn it was not poisonous—you just had to cook bluefruit first.</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was no real way to tell time except by how long it took to cook bluefruit</w:t>
      </w:r>
      <w:commentRangeStart w:id="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commentRangeEnd w:id="5"/>
      <w:r w:rsidDel="00000000" w:rsidR="00000000" w:rsidRPr="00000000">
        <w:commentReference w:id="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 time was divided into watches based around meals. After the third watch, before bed, anyone who had worked (or in James’s case, trained) was allowed to rest or do whatever. Some played games with improvised pieces or just gabbed. James tried to </w:t>
      </w:r>
      <w:commentRangeStart w:id="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learn</w:t>
      </w:r>
      <w:commentRangeEnd w:id="6"/>
      <w:r w:rsidDel="00000000" w:rsidR="00000000" w:rsidRPr="00000000">
        <w:commentReference w:id="6"/>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Dragon Trog Tribe was gearing up for an assault on a Guardian and subsequent passage into the Surface. But when that time was ripe, no one knew but the Officers, who only gave limited details. They did not want to commit, apparently, though they had said it would come soon.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also learned that the reason Trog Tribes rarely got into fights with each other was because the Underneath was simply too huge. In the rare times when two Tribes did arrive in the same area, they would try to come to some agreement of who would move. This could lead to significant drama, since moving, </w:t>
      </w:r>
      <w:ins w:author="Mary Elizabeth Hayes" w:id="4" w:date="2026-05-02T14:54:40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soon found out, was not a small endeavor.</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While apparently ore nodes would refresh and treasure and monsters respawn, it took ages, so Trog Tribes were often on the move anyway. James had been found just two weeks before the Officers decided it was time to move.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process was very,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very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slow. The vanguard would form and march out to the next cave, followed by the rest of the Tribe, but had to stop in time for the rearguard to catch up before </w:t>
      </w:r>
      <w:commentRangeStart w:id="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was too many watches of marching</w:t>
      </w:r>
      <w:commentRangeEnd w:id="7"/>
      <w:r w:rsidDel="00000000" w:rsidR="00000000" w:rsidRPr="00000000">
        <w:commentReference w:id="7"/>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this also meant the rearguard couldn’t leave until the main body of the Tribe had already formed </w:t>
      </w:r>
      <w:del w:author="Naomi Neenan" w:id="5" w:date="2026-04-30T19:18:07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up </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left.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Meanwhile, since resources were too valuable to leave anything behind, they had to </w:t>
      </w:r>
      <w:commentRangeStart w:id="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dissamble</w:t>
      </w:r>
      <w:commentRangeEnd w:id="8"/>
      <w:r w:rsidDel="00000000" w:rsidR="00000000" w:rsidRPr="00000000">
        <w:commentReference w:id="8"/>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their old camp in such a way that they were not vulnerable to a monster attack, while assembling their new camp with the same caution.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James, however, it mostly consisted of him carrying heavy crates in the main body, as he was not considered ready to fight in just two weeks of training. Thankfully, carrying the weights seemed to increase what was apparently the strength stat, so James contented himself that he</w:t>
      </w:r>
      <w:commentRangeStart w:id="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was sort of gaining experience.</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even after a long day of carrying, the Tribe had not moved very far. So the next day, they would form up again and march another short distance. James got used to carrying.</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Still, James thought, he’d carried heavier stuff when working back on Earth. And he hadn’t gotten any kind of magical bonus when he had, just more muscle.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“Have you ever wondered how this place works?” James asked Amanda, who held a much smaller crate.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Why?”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mean, we seem to have some kind of system, and we don’t have bodily fluids, but aside from that I feel perfectly—”</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had only a moment to draw his short sword and hold it out as the troll charged from out of a side tunnel. Amanda wasn’t so lucky. The troll battered her with its club as the other Trogs got together to stop the rest of the charge. James stabbed the </w:t>
      </w:r>
      <w:commentRangeStart w:id="1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w:t>
      </w:r>
      <w:commentRangeEnd w:id="10"/>
      <w:r w:rsidDel="00000000" w:rsidR="00000000" w:rsidRPr="00000000">
        <w:commentReference w:id="1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broke through, stabbed and cut until it collapsed into fur and meat.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“Amanda!” James called, as red spread all over her body.</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8" w:date="2026-04-30T19:26:10Z"/>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“Heh… figured my luck would run out… soon enough</w:t>
      </w:r>
      <w:ins w:author="Naomi Neenan" w:id="6" w:date="2026-04-30T19:32:24Z">
        <w:r w:rsidDel="00000000" w:rsidR="00000000" w:rsidRPr="00000000">
          <w:rPr>
            <w:rtl w:val="0"/>
            <w:rPrChange w:author="Naomi Neenan" w:id="7" w:date="2026-04-30T19:32:24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w:t>
        </w:r>
      </w:ins>
      <w:del w:author="Naomi Neenan" w:id="6" w:date="2026-04-30T19:32:24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she said. And then vanished, items spilling out where she had been.</w:t>
      </w:r>
      <w:ins w:author="Naomi Neenan" w:id="8" w:date="2026-04-30T19:26:10Z">
        <w:r w:rsidDel="00000000" w:rsidR="00000000" w:rsidRPr="00000000">
          <w:rPr>
            <w:rtl w:val="0"/>
          </w:rPr>
        </w:r>
      </w:ins>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8" w:date="2026-04-30T19:26:10Z"/>
          <w:rPrChange w:author="Naomi Neenan" w:id="9" w:date="2026-04-30T19:26:10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Naomi Neenan" w:id="8" w:date="2026-04-30T19:26:10Z">
        <w:r w:rsidDel="00000000" w:rsidR="00000000" w:rsidRPr="00000000">
          <w:rPr>
            <w:rtl w:val="0"/>
          </w:rPr>
        </w:r>
      </w:ins>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Corinna Turner" w:id="10" w:date="2026-05-02T10:17:51Z"/>
          <w:color w:val="005379"/>
          <w:rPrChange w:author="Naomi Neenan" w:id="9" w:date="2026-04-30T19:26:10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Naomi Neenan" w:id="8" w:date="2026-04-30T19:26:10Z">
        <w:r w:rsidDel="00000000" w:rsidR="00000000" w:rsidRPr="00000000">
          <w:rPr>
            <w:color w:val="005379"/>
            <w:rtl w:val="0"/>
            <w:rPrChange w:author="Naomi Neenan" w:id="9" w:date="2026-04-30T19:26:1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NN: Great work this week! I really enjoyed getting some more insights to the world, and about the future break for the surface! Good reminder of the ‘mortality’ of the Transmitted with the troll attack, but even though we had only known Amanda for a chapter, I was still sad that she died :( Hoping the tribe can safely get to their new dwelling though! Looking forward to seeing what happens next!</w:t>
        </w:r>
      </w:ins>
      <w:ins w:author="Corinna Turner" w:id="10" w:date="2026-05-02T10:17:51Z">
        <w:r w:rsidDel="00000000" w:rsidR="00000000" w:rsidRPr="00000000">
          <w:rPr>
            <w:rtl w:val="0"/>
          </w:rPr>
        </w:r>
      </w:ins>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Corinna Turner" w:id="10" w:date="2026-05-02T10:17:51Z"/>
          <w:color w:val="005379"/>
          <w:rPrChange w:author="Naomi Neenan" w:id="9" w:date="2026-04-30T19:26:10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Corinna Turner" w:id="10" w:date="2026-05-02T10:17:51Z">
        <w:r w:rsidDel="00000000" w:rsidR="00000000" w:rsidRPr="00000000">
          <w:rPr>
            <w:rtl w:val="0"/>
          </w:rPr>
        </w:r>
      </w:ins>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Mary Elizabeth Hayes" w:id="11" w:date="2026-05-02T14:57:03Z"/>
          <w:color w:val="005379"/>
          <w:rPrChange w:author="Naomi Neenan" w:id="9" w:date="2026-04-30T19:26:10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Corinna Turner" w:id="10" w:date="2026-05-02T10:17:51Z">
        <w:r w:rsidDel="00000000" w:rsidR="00000000" w:rsidRPr="00000000">
          <w:rPr>
            <w:color w:val="005379"/>
            <w:rtl w:val="0"/>
            <w:rPrChange w:author="Naomi Neenan" w:id="9" w:date="2026-04-30T19:26:1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CT: Good chapter. The troll attack was well-timed in what was otherwise a set-up chapter. Looking forward to the next chunk.</w:t>
        </w:r>
      </w:ins>
      <w:ins w:author="Mary Elizabeth Hayes" w:id="11" w:date="2026-05-02T14:57:03Z">
        <w:r w:rsidDel="00000000" w:rsidR="00000000" w:rsidRPr="00000000">
          <w:rPr>
            <w:rtl w:val="0"/>
          </w:rPr>
        </w:r>
      </w:ins>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0000ff"/>
          <w:rPrChange w:author="Mary Elizabeth Hayes" w:id="12" w:date="2026-05-02T14:57:03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Mary Elizabeth Hayes" w:id="11" w:date="2026-05-02T14:57:03Z">
        <w:r w:rsidDel="00000000" w:rsidR="00000000" w:rsidRPr="00000000">
          <w:rPr>
            <w:color w:val="0000ff"/>
            <w:rtl w:val="0"/>
            <w:rPrChange w:author="Mary Elizabeth Hayes" w:id="12" w:date="2026-05-02T14:57:03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MBH: Nice chapter, can’t wait to see what happens next!</w:t>
        </w:r>
      </w:ins>
      <w:r w:rsidDel="00000000" w:rsidR="00000000" w:rsidRPr="00000000">
        <w:rPr>
          <w:rtl w:val="0"/>
        </w:rPr>
      </w:r>
    </w:p>
    <w:sectPr>
      <w:pgSz w:h="15840" w:w="12240" w:orient="portrait"/>
      <w:pgMar w:bottom="1440" w:top="1440" w:left="1440" w:right="1440" w:header="360" w:footer="36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orinna Turner" w:id="3" w:date="2026-05-02T10:13:16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Hahahaha</w:t>
      </w:r>
    </w:p>
  </w:comment>
  <w:comment w:author="Corinna Turner" w:id="0" w:date="2026-05-02T10:10:34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usual as was'?</w:t>
      </w:r>
    </w:p>
  </w:comment>
  <w:comment w:author="Mary Elizabeth Hayes" w:id="1" w:date="2026-05-02T14:49:49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"as usual as it got"?</w:t>
      </w:r>
    </w:p>
  </w:comment>
  <w:comment w:author="Mary Elizabeth Hayes" w:id="6" w:date="2026-05-02T14:53:46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 what? The games?</w:t>
      </w:r>
    </w:p>
  </w:comment>
  <w:comment w:author="Corinna Turner" w:id="8" w:date="2026-05-02T10:15:58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disassemble</w:t>
      </w:r>
    </w:p>
  </w:comment>
  <w:comment w:author="Mary Elizabeth Hayes" w:id="4" w:date="2026-05-02T14:52:44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"meant they did not get fatigued"?</w:t>
      </w:r>
    </w:p>
  </w:comment>
  <w:comment w:author="Naomi Neenan" w:id="2" w:date="2026-04-30T19:09:40Z">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waking up to life?</w:t>
      </w:r>
    </w:p>
  </w:comment>
  <w:comment w:author="Naomi Neenan" w:id="9" w:date="2026-04-30T19:23:41Z">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'gaining some sort/ kind of experience?'</w:t>
      </w:r>
    </w:p>
  </w:comment>
  <w:comment w:author="Naomi Neenan" w:id="7" w:date="2026-04-30T19:17:58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many watches of marching had passed?'</w:t>
      </w:r>
    </w:p>
  </w:comment>
  <w:comment w:author="Corinna Turner" w:id="10" w:date="2026-05-02T10:17:22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are there multiple trolls? It reads as though there is just one until this point.</w:t>
      </w:r>
    </w:p>
  </w:comment>
  <w:comment w:author="Corinna Turner" w:id="5" w:date="2026-05-02T10:14:03Z">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Neat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