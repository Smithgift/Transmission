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 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bookmarkStart w:colFirst="0" w:colLast="0" w:name="ehj89wc01801" w:id="0"/>
    <w:bookmarkEnd w:id="0"/>
    <w:p w:rsidR="00000000" w:rsidDel="00000000" w:rsidP="00000000" w:rsidRDefault="00000000" w:rsidRPr="00000000" w14:paraId="0000001C">
      <w:pPr>
        <w:pStyle w:val="Heading2"/>
        <w:rPr/>
      </w:pPr>
      <w:r w:rsidDel="00000000" w:rsidR="00000000" w:rsidRPr="00000000">
        <w:rPr>
          <w:rtl w:val="0"/>
        </w:rPr>
        <w:t xml:space="preserve">The Auction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watched in a very strange mix of satisfaction and distress at the clerk taking his old cert sheet and giving him a fresh one—one with “Level 1” clearly emblazoned under his name. Satisfaction, because he now could do far more. Distress, because he knew the more he got comfortable, the harder it would be to leave.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next step, if he wanted to stay, was to purchase a slice of land from the Hold. Then he’d start making much more money, which he could use to buy a bigger slice, and one day reach Level 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he wanted to stay.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same day Tim approached him. “Hey, since you’re a Level 1 now, I found out I could take you to one of those special events.”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James said. “What kind of event?”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 dropped to a whisper. “It’s an auction.”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what?”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can’t talk about it.”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it was worth seeing, at least. He didn’t have much else to do. He wasn’t good at chess, and he wasn’t a wri</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 who would enjoy the critique group</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and most of the other activities didn’t interest him, either. What was the harm?</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outside of the auction house was one of the many fortified yet non-descript buildings towards the center of the Hold. In case of a last stand for the Hold, even confusing an attacking Trog Tribe or rival Hold increased the odds of survival just a little. Without knowing which buildings were irrelevant and which hid weapons caches, the defenders had a small advantage.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disadvantage, James knew, was that any new citizen had no idea which buildings were which until you learned the layout. He had mentally dismissed this particular structure, large though it was.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he stepped inside under the watchful eyes of a guard, however, he realized he had seriously misjudged why the outside was bland.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interior was pure luxury, or as much luxury you could get in the Underneath. Elaborately carved wood interlayed with rare stones made up the walls, and the stage was similarly ornate. Taking one of the forty or so seats next to Tim, James found it was actually comfortable. The rest of the audience showed no less wealth, dressed in custom-made clothing that was dyed with rare materials.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rest of the Hold have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any 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t>
      </w:r>
      <w:commentRangeStart w:id="1"/>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much</w:t>
      </w:r>
      <w:commentRangeEnd w:id="1"/>
      <w:r w:rsidDel="00000000" w:rsidR="00000000" w:rsidRPr="00000000">
        <w:commentReference w:id="1"/>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resources were dedicated to this place? James wondered. And then he realized why they didn’t advertise it. Wealth made its own rules, even in the Underneath.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server handed out white bowls of a greenish-blue fruit that James hadn’t seen before. He knew rare plants existed, but either the Hold knew how to cultivate them, or they had enough not to care about handing them out for free.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Unless it was covered in the cost of the ticket. James decided he wouldn’t ask Tim, though, and just nibbled on the fruit. It tasted of something other than meat or bluefruit, and was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instantly </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delicious.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“Welcome, welcome,” an snazzily-dressed man said on the stage. “I’m sure you’ve been eagerly awaiting the results of our trading with the Stea</w:t>
      </w:r>
      <w:ins w:author="Naomi Neenan" w:id="0" w:date="2026-06-11T18:51:2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thy Snakes…”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had been a few days ago, hadn’t it?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start off with a rare Spiderlily seed.” A server brought forth the distressingly-shaped seed on another of those white stone bowls. “Starting at ten thousand Sunbucks—”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“Twenty K!” a fat Worker called.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“Thirty K,” a thin Thinker called louder.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James’s mind whirled. He had been paid ten Sunbucks a day as a Level 0. After taxes, rent, and everything else, he had about one Sunbuck of disposable income. The numbers they were throwing out didn’t even make sense to his brain, and then those numbers grew higher.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hundred fifty-six?” the auctioneer asked.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expectant silence followed.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“Sold, to Bidder 25.”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 on to your money for later,” a woman in a gown whispered to James. “They start off with something big, then a few items down they get to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 stuff.”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even know what to answer. More items went by, seeds that went for inconceivable amounts of Sunbucks. Perhaps the Level 2s grew them in special, secret farms to resell for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insaner</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profits.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now, for a blue firestone, starting at thirty thousand Sunbucks…”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strange stone glowed with ethereal blue flames. A high-end crafting material, James guessed, although he hadn’t crafted almost anything himself. It went for ten times the original price, and then the next material, a fragment of rare ore, went for double that, still.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did they even get this money? Then it hit James: the Trogs. As they would pass by, the rare items that the Hold supplied no doubt came from these people, who were appropriately compensated for their contribution.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still! Was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Holds feared Trogs? As the items became enchanted weapons and armor that a Salamander would </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crave</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realized that every now and then the temptation to take by force what was too expensive to buy had to befall some Tribe. They didn’t even need to annihilate the Hold, just rob them.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for our grand finale, a one of a kind Phoenix Sword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Swiftness enchantment. Starting at one hundred thousand—”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hundred!” the woman beside him eagerly said.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stared, unable to process the insane weapon. Phoenix Swords would keep you alive even beyond your wound meter, although eventually with enough damage even they couldn’t keep you alive. He had heard of them spoken of in whispers or tall tales, and the Dragon Trog Tribe didn’t possess even one. For someone to have found or crafted one, and then risked an already priceless possession on enchanting it again…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“Five hundred! Five hundred!” the woman squealed in excitement.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this was the way forward, James thought. It would take a long time, but he could potentially find his route into Level 2 and then some means of getting these obscene sums, and then…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maybe forget about Stella after getting so much.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“Sold! One million two hundred forty Sunbucks.” The crowd cheered at the happily shrieking woman beside James. “And that’s all, folks. Enjoy the rest of your day.”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crowd of Level 2s didn’t dissipate, though, but chatted with each other about their rare finds. James followed the excited woman until he had a chance to speak with her. “Worth it?” he asked.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yes! It’ll be the prize item in my collection.”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“…Collection?” James asked, suddenly feeling even more disoriented.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already have two Phoenix Swords, and this is going to be so AWESOME everyone will be so envious…” the woman chattered 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James realized, there was nothing for him here. The ultra-wealthy played their games with their play money and enjoyed their rare items as pure shinies, never to be used in actual combat. Maybe some of them thought about worldclimbing, but why should they? They already lived in </w:t>
      </w:r>
      <w:ins w:author="Naomi Neenan" w:id="1" w:date="2026-06-11T18:55:24Z">
        <w:r w:rsidDel="00000000" w:rsidR="00000000" w:rsidRPr="00000000">
          <w:rPr>
            <w:rtl w:val="0"/>
            <w:rPrChange w:author="Naomi Neenan" w:id="2" w:date="2026-06-11T18:55:2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decadence</w:t>
        </w:r>
      </w:ins>
      <w:del w:author="Naomi Neenan" w:id="1" w:date="2026-06-11T18:55:24Z">
        <w:r w:rsidDel="00000000" w:rsidR="00000000" w:rsidRPr="00000000">
          <w:rPr>
            <w:rtl w:val="0"/>
            <w:rPrChange w:author="Naomi Neenan" w:id="2" w:date="2026-06-11T18:55:2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decedance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prisoners whose cages were more comfortable than their peers.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walked out without another word</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 at his apartment, he sighed aloud as he sat down. What was left? Most Trogs just wanted adventure, with a sizable portion trying to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worldclimb</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elites of Holds just wanted to play around. This left the Wayfarers, but what good were they? James knew a small party could never take on the hordes he saw in the Labyrinth.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now?</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thoughts spun on end. He would have to leave, he decided. He reached under his bed… and found nothing there.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equipment was gone.</w:t>
      </w:r>
      <w:commentRangeEnd w:id="9"/>
      <w:r w:rsidDel="00000000" w:rsidR="00000000" w:rsidRPr="00000000">
        <w:commentReference w:id="9"/>
      </w:r>
      <w:r w:rsidDel="00000000" w:rsidR="00000000" w:rsidRPr="00000000">
        <w:rPr>
          <w:rtl w:val="0"/>
        </w:rPr>
      </w:r>
    </w:p>
    <w:bookmarkStart w:colFirst="0" w:colLast="0" w:name="ws56e1ushp23" w:id="1"/>
    <w:bookmarkEnd w:id="1"/>
    <w:p w:rsidR="00000000" w:rsidDel="00000000" w:rsidP="00000000" w:rsidRDefault="00000000" w:rsidRPr="00000000" w14:paraId="00000050">
      <w:pPr>
        <w:pStyle w:val="Heading2"/>
        <w:rPr/>
      </w:pPr>
      <w:r w:rsidDel="00000000" w:rsidR="00000000" w:rsidRPr="00000000">
        <w:rPr>
          <w:rtl w:val="0"/>
        </w:rPr>
        <w:t xml:space="preserve">Risk Management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course. James doubted that Tim had been in on the plot, but chances were they had given him that extra ticket for this reason. Why not get James out of the room and sweep it while he wasn’t looking? It was too busy around meals to search, but if he was out and about… without his items in his inventory.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slammed his hand on the chair and cried out. But what could he do? He wasn’t legally allowed to own 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Perhaps. But it was still theft.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morning, he approached the guards’ office and strode in. “I’d like to report a theft,” James said.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clerk, a Worker, looked up. “Yes?”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had some items under my bed. Someone took them,” he said. He knew they knew, even if this clerk didn’t.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clerk’s guilty look </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peaking </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 his expression gave James the clue. “Could you give a description of these items?”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“Weapons and armor,” James said.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sorry, but you’re a Level one citizen. Level one citizens are not allowed—”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are all thieves!” James shouted.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female Watcher in armor came out and glared at James. “What is the meaning of this?”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stole my items!” James shouted.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mean your illegal goods?”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would happen if you were caught </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them?” she asked icily.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how to answer that.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it go. We won’t pursue you legally, and you stop complaining.”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answer, but walked out.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was still very angry at breakfast, lunch, and whenever he was with others. He couldn’t help but lash out at</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others</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his anger turned cold, and coldness into resolve.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to get out of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dinner, around one of the big fires, he cleared his throat. “I have an idea,” he announced to his friends.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Tim asked.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pool our funds, get some gear, and become Wayfarers.”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looked at him as if he had grown an additional pair of heads.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 me out,” James said. “We’re just going to be stuck here forever if we do nothing.”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aren’t doing nothing!” a friend told him. “I’m about to reach Level 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but what the Level 2s do is play around with their wealth,” James said, and found anger slipping out of his voice like a crack in a high-pressure pipe. “Would you believe how much </w:t>
      </w:r>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resources</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waste </w:t>
      </w:r>
      <w:ins w:author="Naomi Neenan" w:id="3" w:date="2026-06-11T18:58:37Z">
        <w:r w:rsidDel="00000000" w:rsidR="00000000" w:rsidRPr="00000000">
          <w:rPr>
            <w:rtl w:val="0"/>
            <w:rPrChange w:author="Naomi Neenan" w:id="4" w:date="2026-06-11T18:58:3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on</w:t>
        </w:r>
      </w:ins>
      <w:del w:author="Naomi Neenan" w:id="3" w:date="2026-06-11T18:58:37Z">
        <w:r w:rsidDel="00000000" w:rsidR="00000000" w:rsidRPr="00000000">
          <w:rPr>
            <w:rtl w:val="0"/>
            <w:rPrChange w:author="Naomi Neenan" w:id="4" w:date="2026-06-11T18:58:3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in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fancy buildings?”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Tim said nervously.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we’re all slaving here, they’re making all the money,” James said.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Tim said a little louder. “Please stop.”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difference does it make what your nurcking cert sheet says?” James demanded, even louder. “It’s just a bunch of squiggles.” He touched his nose and brought out his stats. “This!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what matters!” he shouted.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guard came up to him. “That’s enough.”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it’s not enough,” James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here is enough! You’re all just remaking the Scale!”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expect to be grappled, which was why he was unprepared when the guards grabbed him and started dragging him off. He shouted and cursed and yelled at everyone, but by the end of the night he was in a cell.</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morning, they brought him before a woman with Healer-green hair wearing the white gown of the Supreme Council of the Hold. A council, James bitterly mused, little different from the absolute rulers of the Prefect.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she said. “We let you join out of pity, and yet you have chosen to disobey our rules.”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stole my items,” James said, anger flooding into his voice.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agreed to turn them in, and didn’t. They ultimately belonged to the Hold when you signed the paper that agreed to sell them to us.”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have a retort to that. At last he said</w:t>
      </w:r>
      <w:ins w:author="Naomi Neenan" w:id="5" w:date="2026-06-11T18:59:20Z">
        <w:r w:rsidDel="00000000" w:rsidR="00000000" w:rsidRPr="00000000">
          <w:rPr>
            <w:rtl w:val="0"/>
            <w:rPrChange w:author="Naomi Neenan" w:id="6" w:date="2026-06-11T18:59:2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del w:author="Naomi Neenan" w:id="5" w:date="2026-06-11T18:59:2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any of you care that you’re just spinning your wheels in the Underneath?”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not understand. You are interested in climbing the worlds,” she said. “We are not. We are interested in managing risks. An expedition to one of the Labyrinths is outside an acceptable risk profile, in addition to providing no useful benefits for the Hold.”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why are you down here?” James asked.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are you?” she asked. “None of us consented to be sent here. Not all of us are interested in playing the Perfect’s game, whatever this ‘game’ is.”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fell silent. “But… what about the Trogs?”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are not Trogs. We are a Hold. The Trogs engage in risks because they want to, and because the ores they find and mine are valuable enough for us to pay them in bluefruit and other cultivated plants. But they cannot survive without the massive harvests that only a Hold can produce.”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Hold could not survive without resources found outside, right?”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correct. Our relationship is symbiotic. But our relationship can only be symbiotic because we are managing the risks. You, James Algol, are currently a risk.”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held his breath.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three options,” </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 Prime</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said. “You can give up any talk or ambition to climb, and become a well-behaved citizen of the Blue Sunrise Hold. Or you can leave with the next Trog Tribe that comes by. Or you can join a party of Wayfarers that stops by, if one will take you. If you do not choose any of those three, we will expe</w:t>
      </w:r>
      <w:del w:author="Naomi Neenan" w:id="7" w:date="2026-06-11T19:01:2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l</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 you, and you can survive on your own. Do you understand 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answer.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“Mr. Algol, do you understand me?” she repeated.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ma’am. I’ll think about it.”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 fast. You need to answer within the next </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Dismissed.”</w:t>
      </w:r>
    </w:p>
    <w:bookmarkStart w:colFirst="0" w:colLast="0" w:name="xbwvldrqticc" w:id="2"/>
    <w:bookmarkEnd w:id="2"/>
    <w:p w:rsidR="00000000" w:rsidDel="00000000" w:rsidP="00000000" w:rsidRDefault="00000000" w:rsidRPr="00000000" w14:paraId="00000088">
      <w:pPr>
        <w:pStyle w:val="Heading2"/>
        <w:rPr/>
      </w:pPr>
      <w:r w:rsidDel="00000000" w:rsidR="00000000" w:rsidRPr="00000000">
        <w:rPr>
          <w:rtl w:val="0"/>
        </w:rPr>
        <w:t xml:space="preserve">Wayfarers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stayed awake that night, thinking.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 find another Trog Tribe. That was the simplest. Chances were they’d want any warm body, much like the Dragons. But he knew it was only going to be a repeat of the previous situation. Unless he found a Tribe both elite and wanting to worldclimb, he was no better off than in the Hold.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left Wayfarers. He didn’t know how he might persuade them to take on someone who was still relatively new. He could show them his stats so they could see, but without gear, he’d be a fifth wheel until they either paid for more gear or he found it in chests.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there were Wayfarers constantly coming and going. They brought useful materials and bought high-end equipment, so most Holds welcomed them.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worth a shot.</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knew if Wayfarers needed somewhere to gather, or if taverns were built and then Wayfarers gathered there? But taverns existed, the one clearly-marked structure near the gates. James stepped in, and immediately found himself underwhelmed.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who had played a fantasy game had an idea of what a tavern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like, but actually making one with the materials found in the Underneath wasn’t so </w:t>
      </w:r>
      <w:ins w:author="Naomi Neenan" w:id="8" w:date="2026-06-11T19:03:29Z">
        <w:r w:rsidDel="00000000" w:rsidR="00000000" w:rsidRPr="00000000">
          <w:rPr>
            <w:rtl w:val="0"/>
            <w:rPrChange w:author="Naomi Neenan" w:id="9" w:date="2026-06-11T19:03:2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easy</w:t>
        </w:r>
      </w:ins>
      <w:del w:author="Naomi Neenan" w:id="8" w:date="2026-06-11T19:03:29Z">
        <w:r w:rsidDel="00000000" w:rsidR="00000000" w:rsidRPr="00000000">
          <w:rPr>
            <w:rtl w:val="0"/>
            <w:rPrChange w:author="Naomi Neenan" w:id="9" w:date="2026-06-11T19:03:2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easily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looked more like a particularly ugly bar than a tavern. He looked for a crude stone table to sit at.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debated whether to wear his Dragon bandana as an ordinary Transmitted or a Salamander, and decided to put them half-way. That was how he would pitch himself. Someone with skills and potential, just not quite there yet. James had also decided to start with the top and work his way down.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found one group. “Hey, there—”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away,” their leader muttered.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headed to the next party. “I was wondering if you needed a new member.”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“Stats, please.”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put them out.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laughed </w:t>
      </w:r>
      <w:ins w:author="Naomi Neenan" w:id="10" w:date="2026-06-11T19:04:00Z">
        <w:r w:rsidDel="00000000" w:rsidR="00000000" w:rsidRPr="00000000">
          <w:rPr>
            <w:rtl w:val="0"/>
            <w:rPrChange w:author="Naomi Neenan" w:id="11" w:date="2026-06-11T19:04:0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uproariously</w:t>
        </w:r>
      </w:ins>
      <w:del w:author="Naomi Neenan" w:id="10" w:date="2026-06-11T19:04:00Z">
        <w:r w:rsidDel="00000000" w:rsidR="00000000" w:rsidRPr="00000000">
          <w:rPr>
            <w:rtl w:val="0"/>
            <w:rPrChange w:author="Naomi Neenan" w:id="11" w:date="2026-06-11T19:04:0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uproarously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some other losers,” one mocked.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stood up and tried the next party.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very last sat in the corner, as if to protect one of their members from the crowds in the tavern. One bulky, muscular Worker sat on a huge chair, laughing and pounding the table with mirth. A Thinker with them looked around calmly. Another</w:t>
      </w:r>
      <w:del w:author="Mary Elizabeth Hayes" w:id="12" w:date="2026-06-15T12:19:01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tall worker picked at his food. And finally, cornermost, but given significant space, an Unwanted. Her bonnet was tightly bound to her hair, and she looked around with weary eyes, as if ground down over and over again.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four, so they probably wanted one more. James sat beside them. “Hey, looking for another member?”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the bulky Worker said. “I’m Ralph ML, the Thinker’s Violet Haskell, Fred Python’s the tall guy, and Lucky is over there.” He waved at the quiet Unwanted.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James Algol,” James said. “I would have been a Salamander of the late Dragon Trogdolyte Tribe, but never got my Trickery high enough.”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“Hah,” Fred said, facepalming. “You’re the first person to be honest about that.”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like him already,” Violet said.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happened to the Tribe?” Ralph asked.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assaulted a Labyrinth and didn’t make it,” James said. “Only two of us survived, and then the other didn’t make it back here.”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“Nurcking shame. Met some good people with the Dragons,” Ralph said.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Lucky asked. Her voice was quiet.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what?” James asked.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“Trogs.”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were around four hundred.”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shouldn’t have attacked with so many,” Lucky said.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thinks that Guardian fights are scaled to the number of people in the Labyrinth,” Violet said.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just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Lucky muttered.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mean, she has a point,” Ralph said. “Last time I worldclimbed, our Tribe was like fifty people. All Salamanders, though.”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“You’ve worldclimbed?” James asked.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of us except Fred,” Violet said. “I take it you haven’t?”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James said. “But I want to.”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Lucky’s theory is that we can just assault a Labyrinth as a bunch of Wayfarers and make it, since we’re going to be</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enough that the bad stuff doesn’t spawn</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said. “It’s been done before. Met someone on the Surface who had been a Wayfarer</w:t>
      </w:r>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part of James was about to argue, but realized before the words reached his mouth that that was just to defend his own Tribe. He needed to convince these people to take him. “I’m up for it,” James said.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“Depends on what Lucky has to say,” Ralph said.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me your trees,” Lucky said.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pressed his nose with his thumb and showed them. His white tree was tall, and his black tree was medium-size.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enough,” Lucky said.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mean, ‘good enough?’”</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has a knack for this kind of thing,” Ralph said. “We don’t question her knacks. But you want to join?”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welcome to the party!”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3" w:date="2026-06-11T19:06:21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tension in his mind that had bothered him ever since the Dragon Trog Tribe was destroyed relaxed just a little. He had found a community of like-minded Transmitted. And with a little luck, they’d make it to the </w:t>
      </w:r>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Surface</w:t>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author="Naomi Neenan" w:id="13" w:date="2026-06-11T19:06:21Z">
        <w:r w:rsidDel="00000000" w:rsidR="00000000" w:rsidRPr="00000000">
          <w:rPr>
            <w:rtl w:val="0"/>
          </w:rPr>
        </w:r>
      </w:ins>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3" w:date="2026-06-11T19:06:21Z"/>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3" w:date="2026-06-11T19:06:21Z">
        <w:r w:rsidDel="00000000" w:rsidR="00000000" w:rsidRPr="00000000">
          <w:rPr>
            <w:rtl w:val="0"/>
          </w:rPr>
        </w:r>
      </w:ins>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3" w:date="2026-06-11T19:06:21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3" w:date="2026-06-11T19:06:21Z">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Awesome job this week, and I really enjoyed these three! Nothing at all to note about them. </w:t>
        </w:r>
      </w:ins>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3" w:date="2026-06-11T19:06:21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3" w:date="2026-06-11T19:06:21Z">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What a shame it was that James’ gear got taken though! And the auction really was the last straw for poor James too. I felt so bad for him hearing that woman brag about her THREE phoenix swords that would do nothing but collect dust while James could use them to worldclimb 😭. </w:t>
        </w:r>
      </w:ins>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3" w:date="2026-06-11T19:06:21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3" w:date="2026-06-11T19:06:21Z">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But I’m really glad he found a new party, and the idea that the labyrinths scale the fights to party size is such a cool idea, and just like what the Perfects would do I’d think. Make people think they need big parties so they all get wrecked by the monsters and respawn, and then they instantly make hundreds of people suffer all over again. Though knowing that now, hopefully that’ll give James a better shot at reaching the next world! </w:t>
        </w:r>
      </w:ins>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5" w:date="2026-06-13T17:55:30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3" w:date="2026-06-11T19:06:21Z">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Great work, and I’m really excited to see where this new party takes him!</w:t>
        </w:r>
      </w:ins>
      <w:ins w:author="Dylan" w:id="15" w:date="2026-06-13T17:55:30Z">
        <w:r w:rsidDel="00000000" w:rsidR="00000000" w:rsidRPr="00000000">
          <w:rPr>
            <w:rtl w:val="0"/>
          </w:rPr>
        </w:r>
      </w:ins>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5" w:date="2026-06-13T17:55:30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5" w:date="2026-06-13T17:55:30Z">
        <w:r w:rsidDel="00000000" w:rsidR="00000000" w:rsidRPr="00000000">
          <w:rPr>
            <w:rtl w:val="0"/>
          </w:rPr>
        </w:r>
      </w:ins>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5" w:date="2026-06-13T17:55:30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5" w:date="2026-06-13T17:55:30Z">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Great addition this week. I appreciate James’ mindset starting to shift to acceptance of Hold-life. The auction’s hoarders sound like something that would really invite raids against them should word get out! Even with all of those </w:t>
        </w:r>
        <w:r w:rsidDel="00000000" w:rsidR="00000000" w:rsidRPr="00000000">
          <w:rPr>
            <w:color w:val="006b6d"/>
            <w:rtl w:val="0"/>
            <w:rPrChange w:author="Dylan" w:id="16" w:date="2026-06-13T17:55: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Phoenix</w:t>
        </w:r>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swords, I wonder if they’d be able to fend off an attack (even if the woman won’t be fighting). Eh, win some, lose some in the Underground!</w:t>
        </w:r>
      </w:ins>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7" w:date="2026-06-15T12:22:30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5" w:date="2026-06-13T17:55:30Z">
        <w:r w:rsidDel="00000000" w:rsidR="00000000" w:rsidRPr="00000000">
          <w:rPr>
            <w:color w:val="006b6d"/>
            <w:rtl w:val="0"/>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 do like James starting a mad rant with his friends and getting hauled away. Interested to see how this Wayfarer group is gonna go– if they’ll aim higher and higher until the end (or if they’ll even be around James for long enough!). We’ll have to wait and see where Lucky’s knacks apply (or are just wrong!).</w:t>
        </w:r>
      </w:ins>
      <w:ins w:author="Mary Elizabeth Hayes" w:id="17" w:date="2026-06-15T12:22:30Z">
        <w:r w:rsidDel="00000000" w:rsidR="00000000" w:rsidRPr="00000000">
          <w:rPr>
            <w:rtl w:val="0"/>
          </w:rPr>
        </w:r>
      </w:ins>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7" w:date="2026-06-15T12:22:30Z"/>
          <w:color w:val="006b6d"/>
          <w:rPrChange w:author="Naomi Neenan" w:id="14" w:date="2026-06-11T19:06:2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7" w:date="2026-06-15T12:22:30Z">
        <w:r w:rsidDel="00000000" w:rsidR="00000000" w:rsidRPr="00000000">
          <w:rPr>
            <w:rtl w:val="0"/>
          </w:rPr>
        </w:r>
      </w:ins>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8" w:date="2026-06-15T12:22:30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7" w:date="2026-06-15T12:22:30Z">
        <w:r w:rsidDel="00000000" w:rsidR="00000000" w:rsidRPr="00000000">
          <w:rPr>
            <w:color w:val="0000ff"/>
            <w:rtl w:val="0"/>
            <w:rPrChange w:author="Mary Elizabeth Hayes" w:id="18" w:date="2026-06-15T12:22: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know I’m late, but I couldn’t resist reading these. I loved these chapters! This Lucky girl seems to be someone who’s either figured out more about the system than she’s saying, or is someone who intuitively understands it, which is very interesting either way. I do agree with Corinna’s suggestions, though I’m sure you hashed that part out at crit. Looking forward to next time! </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1" w:date="2026-06-11T17:40:56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be 'many?' How many resources?</w:t>
      </w:r>
    </w:p>
  </w:comment>
  <w:comment w:author="Corinna Turner" w:id="2" w:date="2026-06-12T02:20:20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Corinna Turner" w:id="19" w:date="2026-06-12T02:36:45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Enjoyed this.  Painful hearing about all the wasted weapons being hoarded.  The only thing I would say is that it's not clear why he doesn't just join the first trog tribe that's looking to world climb. He doesn't know they won't succeed, indeed, he presumably believes some tribes do succeed. Plus, he has forever, so why wouldn't his plan just be to join world climbing trog tribes until he makes it? It feels a bit like the author wants him to get with the last type of people he hasn't been with yet. Maybe a trog tribe is his plan but one that wants to climb doesn't come along before the theft and then he gets a shorter ultimatum and wayfarers are his only choice? A shorter ultimatum would also raise the tension a bit more.  Overall, though, looking forward to more.</w:t>
      </w:r>
    </w:p>
  </w:comment>
  <w:comment w:author="Dylan" w:id="16" w:date="2026-06-13T17:53:56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him being a risk (and they're being risk managers), a month seems like a long time (unless I'm forgetting how the time works here). A week at most, I'd imagine, then kick him out.</w:t>
      </w:r>
    </w:p>
  </w:comment>
  <w:comment w:author="Mary Elizabeth Hayes" w:id="6" w:date="2026-06-15T12:13:19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man</w:t>
      </w:r>
    </w:p>
  </w:comment>
  <w:comment w:author="Dylan" w:id="18" w:date="2026-06-13T17:55:24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enough theory, and it sounds like something a game system would account for.</w:t>
      </w:r>
    </w:p>
  </w:comment>
  <w:comment w:author="Naomi Neenan" w:id="17" w:date="2026-06-11T19:05:55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really clever!</w:t>
      </w:r>
    </w:p>
  </w:comment>
  <w:comment w:author="Naomi Neenan" w:id="12" w:date="2026-06-11T18:57:3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who/ whoever spoke to him?'</w:t>
      </w:r>
    </w:p>
  </w:comment>
  <w:comment w:author="Mary Elizabeth Hayes" w:id="3" w:date="2026-06-15T12:10:4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insanely?</w:t>
      </w:r>
    </w:p>
  </w:comment>
  <w:comment w:author="Naomi Neenan" w:id="13" w:date="2026-06-11T18:57:47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w:t>
      </w:r>
    </w:p>
  </w:comment>
  <w:comment w:author="Naomi Neenan" w:id="9" w:date="2026-06-11T18:55:5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w:t>
      </w:r>
    </w:p>
  </w:comment>
  <w:comment w:author="Mary Elizabeth Hayes" w:id="10" w:date="2026-06-15T12:15:16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peeking out of?</w:t>
      </w:r>
    </w:p>
  </w:comment>
  <w:comment w:author="Naomi Neenan" w:id="14" w:date="2026-06-11T18:58:2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either cut this or switch to 'many resources'</w:t>
      </w:r>
    </w:p>
  </w:comment>
  <w:comment w:author="Naomi Neenan" w:id="11" w:date="2026-06-11T18:56:4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w:t>
      </w:r>
    </w:p>
  </w:comment>
  <w:comment w:author="Naomi Neenan" w:id="0" w:date="2026-06-11T17:37:4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Hold crit groups!</w:t>
      </w:r>
    </w:p>
  </w:comment>
  <w:comment w:author="Corinna Turner" w:id="5" w:date="2026-06-12T02:23:04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 the holds make them into weapons?</w:t>
      </w:r>
    </w:p>
  </w:comment>
  <w:comment w:author="Naomi Neenan" w:id="15" w:date="2026-06-11T19:01:08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her name was mentioned in this exchange so far</w:t>
      </w:r>
    </w:p>
  </w:comment>
  <w:comment w:author="Naomi Neenan" w:id="4" w:date="2026-06-11T18:53:17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more insane?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2026-06-13 17:51 PM</w:t>
      </w:r>
    </w:p>
  </w:comment>
  <w:comment w:author="Dylan" w:id="7" w:date="2026-06-13T17:51:34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honest, with enough of the Isekai I've seen or heard of in the past, the auction could have gone MUCH darker!</w:t>
      </w:r>
    </w:p>
  </w:comment>
  <w:comment w:author="Corinna Turner" w:id="8" w:date="2026-06-12T02:25:34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clear why he doesn't just wait for a trog tribe that do want to world climb.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