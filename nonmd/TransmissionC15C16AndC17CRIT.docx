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t xml:space="preserve">Tim Ruby: A happy Holdsman in the Blue Sunrise Hold.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bookmarkStart w:colFirst="0" w:colLast="0" w:name="p98s0oyxm6v4" w:id="0"/>
    <w:bookmarkEnd w:id="0"/>
    <w:p w:rsidR="00000000" w:rsidDel="00000000" w:rsidP="00000000" w:rsidRDefault="00000000" w:rsidRPr="00000000" w14:paraId="00000019">
      <w:pPr>
        <w:pStyle w:val="Heading2"/>
        <w:rPr/>
      </w:pPr>
      <w:r w:rsidDel="00000000" w:rsidR="00000000" w:rsidRPr="00000000">
        <w:rPr>
          <w:rtl w:val="0"/>
        </w:rPr>
        <w:t xml:space="preserve">Survivors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door slammed shut.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Behind him.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only other human outside was the older Thinker lady, who looked worse for the wear. So did James, he imagined. “You made it,” he grunted.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“Barely. I think we’re the only ones who escaped.”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“Unless those inside killed the Guardian,” James said.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older lady shook her head. “I doubt it.”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did, but didn’t have the heart to </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He opened up his stats screen to see his wound meter barely below the limit. He got out a salve and lay down.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me help,” the older lady said, helping him out of his armor.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James Algol,” he said.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“Wanda 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the nurck did someone like you end up down here?”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was a librarian. The Perfects ordered a book destroyed and all references to its existence erased. I refused. So now I’m here.”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Thankfully, James hadn’t been so injured he fell unconscious, though that would probably be the end. The cream stung, and—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the only survivors,” James said.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I realize that,” Wanda said. “Could you help me next?”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Wanda had been nearly clawed to death on top of luckily not being instantly killed by poison. James had to practically undress her entirely to treat her numerous glowing red wounds. He was glad that, whatever this place was, it had neither bodily fluids or gore.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last they were dressed, re-armored, and sitting around a fire in the now empty camp. It felt so eerie, as if all the Trogs had been kidnapped in the blink of an eye.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outer doors had not budged, as if satisfied it had made its point about arrogant humans.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what?” James asked.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was going to ask you that,” Wanda said.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we need to find somewhere. Another Trog Tribe, maybe even a Hold.”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 Hold,” Wanda said. “I need to get up to the next world. My granddaughter was Transmitted.”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“You’re going to meet her </w:t>
      </w:r>
      <w:del w:author="Mary Elizabeth Hayes" w:id="0" w:date="2026-06-05T13:37:0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i</w:delText>
        </w:r>
      </w:del>
      <w:ins w:author="Mary Elizabeth Hayes" w:id="0" w:date="2026-06-05T13:37:0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the Surface?”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said three was her lucky number, and we’d try to find each other in the third world, whatever it’s called.”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heading to two,” James said. “My… girlfriend… and I decided to try to find each other there.” James realized he had never referred to Stella as a girlfriend publicly, considering it would have gotten them both Transmitted. But now that they both had been, it didn’t really matter, did it?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idea how to find another Trog Tribe?” Wanda asked.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“Nope,” James said. “But I think we might be able to find our way back to Blue Sunrise.”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as good a plan as any.”</w:t>
      </w:r>
    </w:p>
    <w:p w:rsidR="00000000" w:rsidDel="00000000" w:rsidP="00000000" w:rsidRDefault="00000000" w:rsidRPr="00000000" w14:paraId="00000036">
      <w:pPr>
        <w:rPr/>
      </w:pPr>
      <w:r w:rsidDel="00000000" w:rsidR="00000000" w:rsidRPr="00000000">
        <w:rPr/>
        <mc:AlternateContent>
          <mc:Choice Requires="wpg">
            <w:drawing>
              <wp:inline distB="0" distT="0" distL="0" distR="0">
                <wp:extent cx="5953125" cy="28575"/>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Although it felt like trespassing, Wanda insisted on turning through all the goods the Dragon Trogdolyte Tribe had left behind now that the Tribe no longer existed. Boris had been good, however, since by both of their reckoning they had the best equipment left. </w:t>
      </w:r>
      <w:commentRangeStart w:id="1"/>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t>
      </w:r>
      <w:commentRangeEnd w:id="1"/>
      <w:r w:rsidDel="00000000" w:rsidR="00000000" w:rsidRPr="00000000">
        <w:commentReference w:id="1"/>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found a bunch of scrolls of unknown use—but scrolls nonetheless.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that, James traced back the caverns. The two of them were by themselves, but they both had good equipment and good stats. Most of the time they spent in their own minds, thinking through what had happened and what went wrong. But ultimately, it was the Tribe’s failure. Maybe if they had better equipment, better tactics…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 maybe it was just impossible, or down to luck.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Stella didn’t believe in luck. James had never gotten a straight answer about what she believed was the case, but definitely not luck. If only—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got a nice young man like you stuck down here?” Wanda interrupted his thoughts.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considered snapping back. But they had both seen some serious dung over the last few watches. “I loved a Thinker girl. We were meeting in secret, and a Perfect found out and wanted her. I slapped the nurck out of him, and we both got Transmitted.” Though,</w:t>
      </w: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realized, he didn’t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Stella was Transmitted.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alternative was too grim to think about, ironically. “I suppose that’s like me and—Contact!” Wanda cut herself off.</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whirled around to see a whole band of trolls charging out of a tunnel. James stood his ground, and slashed and cut and tried to dodge as they swarmed him.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seconds later, they were all dead.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“Wanda, I—” he turned, then froze.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4"/>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was only a pile of equipment left where she had been.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screamed with all his </w:t>
      </w: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voice</w:t>
      </w:r>
      <w:commentRangeEnd w:id="6"/>
      <w:r w:rsidDel="00000000" w:rsidR="00000000" w:rsidRPr="00000000">
        <w:commentReference w:id="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bookmarkStart w:colFirst="0" w:colLast="0" w:name="3zc4mae0nxuh" w:id="1"/>
    <w:bookmarkEnd w:id="1"/>
    <w:p w:rsidR="00000000" w:rsidDel="00000000" w:rsidP="00000000" w:rsidRDefault="00000000" w:rsidRPr="00000000" w14:paraId="00000043">
      <w:pPr>
        <w:pStyle w:val="Heading2"/>
        <w:rPr/>
      </w:pPr>
      <w:r w:rsidDel="00000000" w:rsidR="00000000" w:rsidRPr="00000000">
        <w:rPr>
          <w:rtl w:val="0"/>
        </w:rPr>
        <w:t xml:space="preserve">Blue Sunrise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like that, James was once again alone.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considered sitting down and crying. But suddenly an anger he didn’t realize he felt flooded through him. Anger at the Perfects for their tyranny. Anger at the Perfects for sending him here. Anger at this twisted system that tormented them.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took a deep breath, and looked through the fallen equipment. He put the best in his inventory, wished he knew what to say, and walked on.</w:t>
      </w:r>
    </w:p>
    <w:p w:rsidR="00000000" w:rsidDel="00000000" w:rsidP="00000000" w:rsidRDefault="00000000" w:rsidRPr="00000000" w14:paraId="00000047">
      <w:pPr>
        <w:rPr/>
      </w:pPr>
      <w:r w:rsidDel="00000000" w:rsidR="00000000" w:rsidRPr="00000000">
        <w:rPr/>
        <mc:AlternateContent>
          <mc:Choice Requires="wpg">
            <w:drawing>
              <wp:inline distB="0" distT="0" distL="0" distR="0">
                <wp:extent cx="5953125" cy="28575"/>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actually make it to Blue Sunrise before one of their scout parties found him in a nearby tunnel. They wore decent gear, as far as James could tell, but nothing Trog-quality. James still knew he couldn’t take them if they attacked him.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are you, and why aren’t you with your Tribe?” their leader, an old Worker man asked.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“Tribe’s gone,” James said. He found the grief that he had so far kept at bay start to leak into his voice. “We were wiped when fighting a Guardian. I’m looking for somewhere to stay.”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Their leader shook his head. “Sorry to hear that, but we need proof you aren’t a mole trying to get behind our gates. Understood?”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“Ask Tim Ruby,” James said. “He knows me.”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Tim,” another Holdsman piped up. “He’s the guy who’s always sleeping by the fires.”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leader looked at James with slightly less suspicion. “This way,” he said.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followed, but he could tell they were watching him.</w:t>
      </w:r>
    </w:p>
    <w:p w:rsidR="00000000" w:rsidDel="00000000" w:rsidP="00000000" w:rsidRDefault="00000000" w:rsidRPr="00000000" w14:paraId="00000050">
      <w:pPr>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they arrived again at the gates, one of the scouts played a whistle, and they advanced a bit closer. “Stay right here,” the leader said.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waited. He had nothing else to do.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minutes later, Tim came out with a group of other Holdsmen, overjoyed. “James! You’re alive! I was so worried!”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found himself hugging him. “The rest of us didn’t make it.”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“You’re not going to try again, right?” Tim looked at him with wide eyes. “Right? You’re going to stay with us, now?”</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that subject,” a Thinker woman said. “We’re willing to let you in, but only if you agree to join our Hold.”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thought about it. 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could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refuse, but even with his gear and some experience being alone in the Underneath was very likely death for him. He could stay for a while, get prepared, and head back.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will,” James said.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way, then,” the Thinker woman</w:t>
      </w:r>
      <w:del w:author="Naomi Neenan" w:id="1" w:date="2026-06-05T14:08:5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said, and James followed her to the gates. The woman played a flute, and they opened.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sure like your… music…” He trailed off at the sight before him.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been expecting more of a small fortress with a garden. What he saw were massive farms stretching across almost the entire cave floor, with fruit of every color growing in field after field. Huts were stationed everywhere, each with additional fortification, while in the center of the Hold was another defensive structure.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Holds were afraid of a Trog attack, this Hold at least would have needed to fear nothing from the Dragon Tribe, for they had practically their own world down here. Maybe a concerted effort from several large Trog Tribes.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 did they fear war from another Hold?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marveled at the scale of the fields. Every last space they could possibly fit a plant had a plant. Bluefruit grew along the ground, while yellowfruit stalks grew among them. Elsewhere, trellises of redfruit filled the empty space. In one section stood organized rows of trees, intermixed with stumps. “Quite the operation you’ve got here,” James managed.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“You’ll be assigned to the farms, to be clear,” the Thinker lady said.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“Understood,” James said. It would be temporary, he knew. But he didn’t have any other option right now.</w:t>
      </w:r>
    </w:p>
    <w:p w:rsidR="00000000" w:rsidDel="00000000" w:rsidP="00000000" w:rsidRDefault="00000000" w:rsidRPr="00000000" w14:paraId="00000061">
      <w:pPr>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hated paperwork, but thankfully the Trogs tended to eschew it for the sake of efficiency. The Holds, on the other hand, seemed to think the more papers you filled out, the closer you were tied to them. James found himself signing and filling out so many documents he felt like he was back on Earth. One was a lease for an apartment, and another was an overview of the entire laws of the Hold.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normally read documents before signing them, but the Thinker woman in charge of new arrivals kept glaring at him. He ended up signing them fast. He didn’t have much option, in any case.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noticed the Holdsmen all tended to eye his gear. And he also noticed that almost no one was equipped with any weapon. Those who did tended to be Workers or even Watchers.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“You’ll need to turn in your gear,” the Thinker woman said. “We don’t allow ordinary citizens to be armed.”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mine,” James protested.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sorry, but you’re a citizen now. You have to turn it in. You will be compensated.”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 James said. “Give me a moment to change.”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turn </w:t>
      </w:r>
      <w:ins w:author="Naomi Neenan" w:id="2" w:date="2026-06-05T14:30:54Z">
        <w:r w:rsidDel="00000000" w:rsidR="00000000" w:rsidRPr="00000000">
          <w:rPr>
            <w:rtl w:val="0"/>
            <w:rPrChange w:author="Naomi Neenan" w:id="3" w:date="2026-06-05T14:30:5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it</w:t>
        </w:r>
      </w:ins>
      <w:del w:author="Naomi Neenan" w:id="2" w:date="2026-06-05T14:30:54Z">
        <w:r w:rsidDel="00000000" w:rsidR="00000000" w:rsidRPr="00000000">
          <w:rPr>
            <w:rtl w:val="0"/>
            <w:rPrChange w:author="Naomi Neenan" w:id="3" w:date="2026-06-05T14:30:54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them</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by roll call tomorrow.”</w:t>
      </w:r>
    </w:p>
    <w:p w:rsidR="00000000" w:rsidDel="00000000" w:rsidP="00000000" w:rsidRDefault="00000000" w:rsidRPr="00000000" w14:paraId="0000006A">
      <w:pPr>
        <w:rPr/>
      </w:pPr>
      <w:r w:rsidDel="00000000" w:rsidR="00000000" w:rsidRPr="00000000">
        <w:rPr/>
        <mc:AlternateContent>
          <mc:Choice Requires="wpg">
            <w:drawing>
              <wp:inline distB="0" distT="0" distL="0" distR="0">
                <wp:extent cx="5953125" cy="28575"/>
                <wp:effectExtent b="0" l="0" r="0" t="0"/>
                <wp:docPr id="6" name=""/>
                <a:graphic>
                  <a:graphicData uri="http://schemas.microsoft.com/office/word/2010/wordprocessingShape">
                    <wps:wsp>
                      <wps:cNvSpPr/>
                      <wps:cNvPr id="7" name="Shape 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found his new apartment small but definitely comfortable. It had a bed, a desk, and a chair. Nothing else, but definitely better than the Trog Tribe’s dormitories.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took off his armor, but hesitated. He would need </w:t>
      </w:r>
      <w:ins w:author="Naomi Neenan" w:id="4" w:date="2026-06-05T14:11:13Z">
        <w:r w:rsidDel="00000000" w:rsidR="00000000" w:rsidRPr="00000000">
          <w:rPr>
            <w:rtl w:val="0"/>
            <w:rPrChange w:author="Naomi Neenan" w:id="5" w:date="2026-06-05T14:11: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it</w:t>
        </w:r>
      </w:ins>
      <w:del w:author="Naomi Neenan" w:id="4" w:date="2026-06-05T14:11:13Z">
        <w:r w:rsidDel="00000000" w:rsidR="00000000" w:rsidRPr="00000000">
          <w:rPr>
            <w:rtl w:val="0"/>
            <w:rPrChange w:author="Naomi Neenan" w:id="5" w:date="2026-06-05T14:11:1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them</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later. He dug through his inventory and emptied it, but put some of his best gear back in his inventory.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He could give them the rest and pretend that was all of it. They probably wouldn’t even notice it wasn’t the original things he was wearing.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undid the Trog bandanna at last. The Dragon Trog Tribe was officially disbanded by the last member. He stared at the piece of cloth, and hid it under his bed.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would not forget them.</w:t>
      </w:r>
      <w:commentRangeStart w:id="7"/>
      <w:commentRangeStart w:id="8"/>
      <w:r w:rsidDel="00000000" w:rsidR="00000000" w:rsidRPr="00000000">
        <w:rPr>
          <w:rtl w:val="0"/>
        </w:rPr>
      </w:r>
    </w:p>
    <w:bookmarkStart w:colFirst="0" w:colLast="0" w:name="myfoljka8tli" w:id="2"/>
    <w:bookmarkEnd w:id="2"/>
    <w:p w:rsidR="00000000" w:rsidDel="00000000" w:rsidP="00000000" w:rsidRDefault="00000000" w:rsidRPr="00000000" w14:paraId="00000070">
      <w:pPr>
        <w:pStyle w:val="Heading2"/>
        <w:rPr/>
      </w:pPr>
      <w:r w:rsidDel="00000000" w:rsidR="00000000" w:rsidRPr="00000000">
        <w:rPr>
          <w:rtl w:val="0"/>
        </w:rPr>
        <w:t xml:space="preserve">Farming</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 at Blue Sunrise Hold wasn’t bad. James wondered if Tim had oversold the amount of leisure, or whether as the new guy the others foisted off the work on him, but he did spend a lot of time working in the fields. But he also had a considerable amount of time to do nothing.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of the three major kinds of fruit were temperamental. Bluefruit needed just the right amount of moisture, while yellowfruit was fragile to touch. Redfruit was the most </w:t>
      </w: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temperamental</w:t>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thriving or failing for no explicable reason. But they had planted an immense amount of each, so even if one field failed, as sometimes they did, there was plenty of other things to eat or use.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briefly worked in the hydroponics on Earth, where it turned out he had a black thumb. But these plants he somehow didn’t kill. If he did, the next crop grew rapidly anyway. Bluefruit in particular needed to be harvested every twenty-four days, since if properly cared for they could be an insanely productive crop. Sometimes they had so much bluefruit that they filled entire warehouses with it.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other times every crop would arbitrarily fail, and they needed to eat their excess. James knew those times came, because Tim mentioned it, but Tim didn’t like to talk about it, either.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Days passed into weeks, and weeks into months, without that happening. James found himself making friends—actual friends—and spending time at the many events the Hold hosted to keep people entertained.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realized, over time, that the ever-present fear of being in the Underneath had diminished over time. The Hold’s main offering was protection, and they fulfilled their promise quite well.</w:t>
      </w:r>
    </w:p>
    <w:p w:rsidR="00000000" w:rsidDel="00000000" w:rsidP="00000000" w:rsidRDefault="00000000" w:rsidRPr="00000000" w14:paraId="00000077">
      <w:pPr>
        <w:rPr/>
      </w:pPr>
      <w:r w:rsidDel="00000000" w:rsidR="00000000" w:rsidRPr="00000000">
        <w:rPr/>
        <mc:AlternateContent>
          <mc:Choice Requires="wpg">
            <w:drawing>
              <wp:inline distB="0" distT="0" distL="0" distR="0">
                <wp:extent cx="5953125" cy="28575"/>
                <wp:effectExtent b="0" l="0" r="0" t="0"/>
                <wp:docPr id="5" name=""/>
                <a:graphic>
                  <a:graphicData uri="http://schemas.microsoft.com/office/word/2010/wordprocessingShape">
                    <wps:wsp>
                      <wps:cNvSpPr/>
                      <wps:cNvPr id="6" name="Shape 6"/>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large percentage of the Hold’s arable land was privately owned, although the Hold itself demanded a fifth of all produce. Attempts to run the farms collectively, as they had been on Earth, usually ended in disaster. And yet James realized that even if many people owned their own fields, things still weren’t fair.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officially become a Level 0 citizen, who could not own real estate of any kind. He had to work in others’ fields, or the Hold-owned fields, for wages, not a share of the crops. And while he soon enjoyed the work, he still realized he was being paid</w:t>
      </w:r>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fraction of what the owners actually made.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 1 citizenship was given to those Holdsmen who had shown enough loyalty to deserve better treatment. Particularly, everyone agreed that owning your own field was a massive step upwards. James found himself eager to climb the ranks, despite wanting to leave to some extent. But the theory of whoever had designed this system was correct: gamification bought commitment.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 you’re Level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asked Tim.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he said, embarrassed. “I got it mostly through seniority.”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it like?” James asked.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mean… I can go to certain events.”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raised his eyebrow. “I never heard of this.”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don’t advertise them. I don’t go. People there are…” Tim trailed off. “Maybe when you’re Level 2, you can see for yourself.”</w:t>
      </w:r>
    </w:p>
    <w:p w:rsidR="00000000" w:rsidDel="00000000" w:rsidP="00000000" w:rsidRDefault="00000000" w:rsidRPr="00000000" w14:paraId="00000081">
      <w:pPr>
        <w:rPr/>
      </w:pPr>
      <w:r w:rsidDel="00000000" w:rsidR="00000000" w:rsidRPr="00000000">
        <w:rPr/>
        <mc:AlternateContent>
          <mc:Choice Requires="wpg">
            <w:drawing>
              <wp:inline distB="0" distT="0" distL="0" distR="0">
                <wp:extent cx="5953125" cy="28575"/>
                <wp:effectExtent b="0" l="0" r="0" t="0"/>
                <wp:docPr id="8" name=""/>
                <a:graphic>
                  <a:graphicData uri="http://schemas.microsoft.com/office/word/2010/wordprocessingShape">
                    <wps:wsp>
                      <wps:cNvSpPr/>
                      <wps:cNvPr id="9" name="Shape 9"/>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even with the prospect of future rewards and more rights, James couldn’t stop thinking </w:t>
      </w:r>
      <w:ins w:author="Naomi Neenan" w:id="6" w:date="2026-06-05T14:16:22Z">
        <w:r w:rsidDel="00000000" w:rsidR="00000000" w:rsidRPr="00000000">
          <w:rPr>
            <w:rtl w:val="0"/>
            <w:rPrChange w:author="Naomi Neenan" w:id="7" w:date="2026-06-05T14:16:2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about</w:t>
        </w:r>
      </w:ins>
      <w:del w:author="Naomi Neenan" w:id="6" w:date="2026-06-05T14:16:22Z">
        <w:r w:rsidDel="00000000" w:rsidR="00000000" w:rsidRPr="00000000">
          <w:rPr>
            <w:rtl w:val="0"/>
            <w:rPrChange w:author="Naomi Neenan" w:id="7" w:date="2026-06-05T14:16:2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of</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Stella. And when he went to buy food, he never shared inventories with those running the stalls, lest they see what he was hiding. They were watching him, he could tell.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wouldn’t give in, though, not unless they confronted him.</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thing he noticed, though no one talked about it, was the distribution of resources and ranks. Tim was an exception, but most of the Level 2s, including the Level 2 that James worked for, were Thinkers, usually high-class Thinkers at that. Workers were far more likely to be Level 1s, or even Level 0s. And the officers among the guards were often Watchers.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Still, life at Blue Sunrise</w:t>
      </w:r>
      <w:del w:author="Mary Elizabeth Hayes" w:id="8" w:date="2026-06-05T13:46:1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if not 100% easy, at least far less dangerous than being a Trog. If there were monsters, James never heard of them. And the fires that kept them from spawning never stopped burning.</w:t>
      </w:r>
    </w:p>
    <w:p w:rsidR="00000000" w:rsidDel="00000000" w:rsidP="00000000" w:rsidRDefault="00000000" w:rsidRPr="00000000" w14:paraId="00000086">
      <w:pPr>
        <w:rPr/>
      </w:pPr>
      <w:r w:rsidDel="00000000" w:rsidR="00000000" w:rsidRPr="00000000">
        <w:rPr/>
        <mc:AlternateContent>
          <mc:Choice Requires="wpg">
            <w:drawing>
              <wp:inline distB="0" distT="0" distL="0" distR="0">
                <wp:extent cx="5953125" cy="28575"/>
                <wp:effectExtent b="0" l="0" r="0" t="0"/>
                <wp:docPr id="7" name=""/>
                <a:graphic>
                  <a:graphicData uri="http://schemas.microsoft.com/office/word/2010/wordprocessingShape">
                    <wps:wsp>
                      <wps:cNvSpPr/>
                      <wps:cNvPr id="8" name="Shape 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marveled at his cert sheet, as the Hold called it, that piece of yellowfruit-based paper which gave his all important details. He had seen similar things on Earth, which was probably why the name had stuck.</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was checked except time for his next level.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w:t>
        <w:br w:type="textWrapping"/>
        <w:t xml:space="preserve">Level 0 Citizen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Months: ✓✓✓O/</w:t>
        <w:br w:type="textWrapping"/>
        <w:t xml:space="preserve">Work experience: ✓✓✓</w:t>
        <w:br w:type="textWrapping"/>
        <w:t xml:space="preserve">Discipline record: ✓✓✓✓✓</w:t>
        <w:br w:type="textWrapping"/>
        <w:t xml:space="preserve">Taxes paid: ✓✓✓✓✓</w:t>
        <w:br w:type="textWrapping"/>
        <w:t xml:space="preserve">Superior Reviews: ✓✓✓✓✓</w:t>
        <w:br w:type="textWrapping"/>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that sense, he had progressed greatly. But then he opened up his stats: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Strength A: 16+3</w:t>
        <w:br w:type="textWrapping"/>
        <w:t xml:space="preserve">Strength B: 8+10</w:t>
        <w:br w:type="textWrapping"/>
        <w:t xml:space="preserve">Magic: 0</w:t>
        <w:br w:type="textWrapping"/>
        <w:t xml:space="preserve">Speed: 8+7</w:t>
        <w:br w:type="textWrapping"/>
        <w:t xml:space="preserve">Trickery: 4</w:t>
        <w:br w:type="textWrapping"/>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Magic use: 0%</w:t>
        <w:br w:type="textWrapping"/>
        <w:t xml:space="preserve">Wounds: 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Almost nothing had changed.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was he doing? he wondered. Holds had no concept of transferring any kind of credit from other Holds, or even currency. And Trogs didn’t care at all. For the most part, he was spinning his wheels here.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soon enough he could own his own field, and make much more money. But until he was Level 2, he couldn’t even legally buy more weapons and armor.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even then, what would he do?</w:t>
      </w:r>
    </w:p>
    <w:p w:rsidR="00000000" w:rsidDel="00000000" w:rsidP="00000000" w:rsidRDefault="00000000" w:rsidRPr="00000000" w14:paraId="00000092">
      <w:pPr>
        <w:rPr/>
      </w:pPr>
      <w:r w:rsidDel="00000000" w:rsidR="00000000" w:rsidRPr="00000000">
        <w:rPr/>
        <mc:AlternateContent>
          <mc:Choice Requires="wpg">
            <w:drawing>
              <wp:inline distB="0" distT="0" distL="0" distR="0">
                <wp:extent cx="5953125" cy="28575"/>
                <wp:effectExtent b="0" l="0" r="0" t="0"/>
                <wp:docPr id="10" name=""/>
                <a:graphic>
                  <a:graphicData uri="http://schemas.microsoft.com/office/word/2010/wordprocessingShape">
                    <wps:wsp>
                      <wps:cNvSpPr/>
                      <wps:cNvPr id="11" name="Shape 11"/>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day he heard the </w:t>
      </w:r>
      <w:ins w:author="Naomi Neenan" w:id="9" w:date="2026-06-05T14:18:13Z">
        <w:r w:rsidDel="00000000" w:rsidR="00000000" w:rsidRPr="00000000">
          <w:rPr>
            <w:rtl w:val="0"/>
            <w:rPrChange w:author="Naomi Neenan" w:id="10" w:date="2026-06-05T14:18: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sound</w:t>
        </w:r>
      </w:ins>
      <w:del w:author="Naomi Neenan" w:id="9" w:date="2026-06-05T14:18:13Z">
        <w:r w:rsidDel="00000000" w:rsidR="00000000" w:rsidRPr="00000000">
          <w:rPr>
            <w:rtl w:val="0"/>
            <w:rPrChange w:author="Naomi Neenan" w:id="10" w:date="2026-06-05T14:18:1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noise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horns, and headed to the gates. Sure enough, a Trog Tribe had arrived.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Stealthy Snakes were neither stealthy nor particularly reptilian, but they had goods to sell. An officer with a green and white bandanna haggled over rare gear.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watched in interest, now on the other side, as the Hold unloaded some of its excess bluefruit in exchange for the ore that the Trogs could not process on their own.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went up to a random Trog, wearing the equipment and </w:t>
      </w:r>
      <w:commentRangeStart w:id="11"/>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special bandanna</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a Salamander. “Where are you going?”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Trog shrugged. “Next place, wherever that is.”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mean,” James said. “Are you planning to worldclimb?”</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Trog shook his head. “Seen too many Tribes destroyed by Guardians. I’m happy as-is.”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left without another word.</w:t>
      </w:r>
    </w:p>
    <w:p w:rsidR="00000000" w:rsidDel="00000000" w:rsidP="00000000" w:rsidRDefault="00000000" w:rsidRPr="00000000" w14:paraId="0000009B">
      <w:pPr>
        <w:rPr/>
      </w:pPr>
      <w:r w:rsidDel="00000000" w:rsidR="00000000" w:rsidRPr="00000000">
        <w:rPr/>
        <mc:AlternateContent>
          <mc:Choice Requires="wpg">
            <w:drawing>
              <wp:inline distB="0" distT="0" distL="0" distR="0">
                <wp:extent cx="5953125" cy="28575"/>
                <wp:effectExtent b="0" l="0" r="0" t="0"/>
                <wp:docPr id="9" name=""/>
                <a:graphic>
                  <a:graphicData uri="http://schemas.microsoft.com/office/word/2010/wordprocessingShape">
                    <wps:wsp>
                      <wps:cNvSpPr/>
                      <wps:cNvPr id="10" name="Shape 10"/>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night, as he lay in his bed, he wondered what he was doing. The Hold was a comfortable </w:t>
      </w:r>
      <w:commentRangeStart w:id="13"/>
      <w:commentRangeStart w: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 as thin</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 could get after Transmission, but how different was it than the Scale of Earth in the end? Sure, there was upward mobility, but still, there was a totem pole, and he was at the bottom.</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what was his alternative? He could join a Trog Tribe, but not all of them were worldclimbers. Would he really want to wait until he was firmly established here before attempting to worldclimb?</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might be in a Hold somewhere, he mused. But what if she was in the next world up, waiting for him? Did he really want to play citizen in a Hold while waiting for conditions to somehow go right?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groaned, his thoughts a mess. He didn’t really want to go outside of the Hold any</w:t>
      </w:r>
      <w:del w:author="Naomi Neenan" w:id="11" w:date="2026-06-05T14:20:5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 </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But he didn’t want to—he couldn’t—leave Stella.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2" w:date="2026-06-05T13:49:48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knew he couldn’t stay. But when and how could he leave?</w:t>
      </w:r>
      <w:ins w:author="Mary Elizabeth Hayes" w:id="12" w:date="2026-06-05T13:49:48Z">
        <w:r w:rsidDel="00000000" w:rsidR="00000000" w:rsidRPr="00000000">
          <w:rPr>
            <w:rtl w:val="0"/>
          </w:rPr>
        </w:r>
      </w:ins>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2" w:date="2026-06-05T13:49:48Z"/>
          <w:rPrChange w:author="Mary Elizabeth Hayes" w:id="13" w:date="2026-06-05T13:49:4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12" w:date="2026-06-05T13:49:48Z">
        <w:r w:rsidDel="00000000" w:rsidR="00000000" w:rsidRPr="00000000">
          <w:rPr>
            <w:rtl w:val="0"/>
          </w:rPr>
        </w:r>
      </w:ins>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4" w:date="2026-06-05T14:21:27Z"/>
          <w:color w:val="0000ff"/>
          <w:rPrChange w:author="Mary Elizabeth Hayes" w:id="13" w:date="2026-06-05T13:49:4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12" w:date="2026-06-05T13:49:48Z">
        <w:r w:rsidDel="00000000" w:rsidR="00000000" w:rsidRPr="00000000">
          <w:rPr>
            <w:color w:val="0000ff"/>
            <w:rtl w:val="0"/>
            <w:rPrChange w:author="Mary Elizabeth Hayes" w:id="13" w:date="2026-06-05T13:49:4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A bit of a break between the action chapters, but very enjoyable nonetheless. I am rather sad that Wanda died just when he was getting to know her. And the Holds seem a lot more like the world he left than the Trog tribes. Very interested to see how he leaves, or what happens to force him to leave OoO. Also, I think Farming is a perfectly acceptable chapter title, especially since the word and the brevity of the title convey the dissatisfaction James feels. And there really is nothing else happening in the chapter, besides James angsting about leaving, so it’s accurate as well. Lol, maybe “Farming and Angsting” would be more appropriate.</w:t>
        </w:r>
      </w:ins>
      <w:ins w:author="Naomi Neenan" w:id="14" w:date="2026-06-05T14:21:27Z">
        <w:r w:rsidDel="00000000" w:rsidR="00000000" w:rsidRPr="00000000">
          <w:rPr>
            <w:rtl w:val="0"/>
          </w:rPr>
        </w:r>
      </w:ins>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4" w:date="2026-06-05T14:21:27Z"/>
          <w:color w:val="0000ff"/>
          <w:rPrChange w:author="Mary Elizabeth Hayes" w:id="13" w:date="2026-06-05T13:49:4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4" w:date="2026-06-05T14:21:27Z">
        <w:r w:rsidDel="00000000" w:rsidR="00000000" w:rsidRPr="00000000">
          <w:rPr>
            <w:rtl w:val="0"/>
          </w:rPr>
        </w:r>
      </w:ins>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17583"/>
          <w:rPrChange w:author="Naomi Neenan" w:id="15" w:date="2026-06-05T14:21:27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4" w:date="2026-06-05T14:21:27Z">
        <w:r w:rsidDel="00000000" w:rsidR="00000000" w:rsidRPr="00000000">
          <w:rPr>
            <w:color w:val="017583"/>
            <w:rtl w:val="0"/>
            <w:rPrChange w:author="Naomi Neenan" w:id="15" w:date="2026-06-05T14:21:2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with these three! So relieved James made it out, but like Mary Beth, also sad about Wanda :( . Nothing at all to note, I really enjoyed learning more about the Hold system, and I’m really excited to see where this goes next, especially if James decides to leave. If he decides on an escape, those items he kept hidden will come in handy!</w:t>
        </w:r>
      </w:ins>
      <w:r w:rsidDel="00000000" w:rsidR="00000000" w:rsidRPr="00000000">
        <w:rPr>
          <w:rtl w:val="0"/>
        </w:rPr>
      </w:r>
    </w:p>
    <w:sectPr>
      <w:pgSz w:h="15840" w:w="12240" w:orient="portrait"/>
      <w:pgMar w:bottom="1440" w:top="1440" w:left="1440" w:right="144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y Elizabeth Hayes" w:id="4" w:date="2026-06-05T13:40:07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Aww man, I liked her. And poor James is all by himself again!</w:t>
      </w:r>
    </w:p>
  </w:comment>
  <w:comment w:author="Naomi Neenan" w:id="5" w:date="2026-06-05T14:07:18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noooo! :(</w:t>
      </w:r>
    </w:p>
  </w:comment>
  <w:comment w:author="Mary Elizabeth Hayes" w:id="0" w:date="2026-06-05T13:35:51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Naomi Neenan reacted with 👆 at 2026-06-05 14:02 PM</w:t>
      </w:r>
    </w:p>
  </w:comment>
  <w:comment w:author="Matthew Schmidt" w:id="7" w:date="2026-06-04T19:07:33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probably a better name for this chapter, but I'm out of time to think of one.</w:t>
      </w:r>
    </w:p>
  </w:comment>
  <w:comment w:author="Naomi Neenan" w:id="8" w:date="2026-06-05T14:27:00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with Mary Beth that it's fitting as is, so up to you if you want to change it. Here are some ideas I came up with if you want them: The Fields, Working/ Tending the Fields, Another Scale, Stagnant, Level 0, or Citizen</w:t>
      </w:r>
    </w:p>
  </w:comment>
  <w:comment w:author="Naomi Neenan" w:id="9" w:date="2026-06-05T14:12:35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volatile? Unpredictable? Temperamental used quite recently</w:t>
      </w:r>
    </w:p>
  </w:comment>
  <w:comment w:author="Mary Elizabeth Hayes" w:id="3" w:date="2026-06-05T13:39:16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Oh dear, I hadn't thought about that.</w:t>
      </w:r>
    </w:p>
  </w:comment>
  <w:comment w:author="Matthew S" w:id="11" w:date="2026-06-04T15:04:04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trying to think of some way you could signal the arbitrary category of being a Salamander, and so far I’ve thought of wearing a bandanna in a special way. But suggestions welcome!</w:t>
      </w:r>
    </w:p>
  </w:comment>
  <w:comment w:author="Naomi Neenan" w:id="12" w:date="2026-06-05T14:19:50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having different equipment and a special bandanna is a good enough signal</w:t>
      </w:r>
    </w:p>
  </w:comment>
  <w:comment w:author="Naomi Neenan" w:id="10" w:date="2026-06-05T14:15:49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w:t>
      </w:r>
    </w:p>
  </w:comment>
  <w:comment w:author="Mary Elizabeth Hayes" w:id="1" w:date="2026-06-05T13:38:10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however here since but is used later in the same sentence</w:t>
      </w:r>
    </w:p>
  </w:comment>
  <w:comment w:author="Naomi Neenan" w:id="2" w:date="2026-06-05T14:05:5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also potentially be swapped for 'They also found etc'</w:t>
      </w:r>
    </w:p>
  </w:comment>
  <w:comment w:author="Naomi Neenan" w:id="6" w:date="2026-06-05T14:07:38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or 'James screamed his lungs out?'</w:t>
      </w:r>
    </w:p>
  </w:comment>
  <w:comment w:author="Mary Elizabeth Hayes" w:id="13" w:date="2026-06-05T13:49:41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"The Hold was a comfortable life, as comfortable as things could get"</w:t>
      </w:r>
    </w:p>
  </w:comment>
  <w:comment w:author="Naomi Neenan" w:id="14" w:date="2026-06-05T14:20:28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'Life in the Hold was comfortable, as comfortable as things could get after Transmission'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